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109F1BC4" w:rsidR="009C6B44" w:rsidRDefault="00000000">
      <w:pPr>
        <w:spacing w:line="480" w:lineRule="auto"/>
        <w:rPr>
          <w:color w:val="222222"/>
          <w:highlight w:val="white"/>
        </w:rPr>
      </w:pPr>
      <w:sdt>
        <w:sdtPr>
          <w:tag w:val="goog_rdk_0"/>
          <w:id w:val="-1183132515"/>
        </w:sdtPr>
        <w:sdtContent>
          <w:r w:rsidR="00D44D1E">
            <w:t xml:space="preserve">Identification of likely sources of </w:t>
          </w:r>
        </w:sdtContent>
      </w:sdt>
      <w:r w:rsidR="00190C7F">
        <w:rPr>
          <w:color w:val="222222"/>
          <w:highlight w:val="white"/>
        </w:rPr>
        <w:t>Highly Pathogenic Avian Influenza in</w:t>
      </w:r>
      <w:r w:rsidR="00D44D1E">
        <w:rPr>
          <w:color w:val="222222"/>
          <w:highlight w:val="white"/>
        </w:rPr>
        <w:t>troduction into</w:t>
      </w:r>
      <w:r w:rsidR="00190C7F">
        <w:rPr>
          <w:color w:val="222222"/>
          <w:highlight w:val="white"/>
        </w:rPr>
        <w:t xml:space="preserve"> </w:t>
      </w:r>
      <w:r w:rsidR="00CF47D9">
        <w:rPr>
          <w:color w:val="222222"/>
          <w:highlight w:val="white"/>
        </w:rPr>
        <w:t xml:space="preserve">the </w:t>
      </w:r>
      <w:r w:rsidR="00D44D1E">
        <w:rPr>
          <w:color w:val="222222"/>
          <w:highlight w:val="white"/>
        </w:rPr>
        <w:t>US.</w:t>
      </w:r>
      <w:r w:rsidR="00190C7F">
        <w:t xml:space="preserve"> </w:t>
      </w:r>
    </w:p>
    <w:p w14:paraId="00000002" w14:textId="55D0E713" w:rsidR="009C6B44" w:rsidRDefault="00190C7F">
      <w:pPr>
        <w:spacing w:line="480" w:lineRule="auto"/>
        <w:rPr>
          <w:color w:val="222222"/>
          <w:highlight w:val="white"/>
        </w:rPr>
      </w:pPr>
      <w:r>
        <w:rPr>
          <w:color w:val="222222"/>
          <w:highlight w:val="white"/>
        </w:rPr>
        <w:t>Iglesias I</w:t>
      </w:r>
      <w:r>
        <w:rPr>
          <w:color w:val="222222"/>
          <w:highlight w:val="white"/>
          <w:vertAlign w:val="superscript"/>
        </w:rPr>
        <w:t>1</w:t>
      </w:r>
      <w:r>
        <w:rPr>
          <w:color w:val="222222"/>
          <w:highlight w:val="white"/>
        </w:rPr>
        <w:t xml:space="preserve">, </w:t>
      </w:r>
      <w:r w:rsidR="00D44D1E">
        <w:rPr>
          <w:color w:val="222222"/>
          <w:highlight w:val="white"/>
        </w:rPr>
        <w:t>Fillman K</w:t>
      </w:r>
      <w:r w:rsidR="00D44D1E">
        <w:rPr>
          <w:color w:val="222222"/>
          <w:highlight w:val="white"/>
          <w:vertAlign w:val="superscript"/>
        </w:rPr>
        <w:t>2</w:t>
      </w:r>
      <w:r w:rsidR="00434C2A">
        <w:rPr>
          <w:color w:val="222222"/>
          <w:highlight w:val="white"/>
        </w:rPr>
        <w:t xml:space="preserve">, </w:t>
      </w:r>
      <w:r>
        <w:rPr>
          <w:color w:val="222222"/>
          <w:highlight w:val="white"/>
        </w:rPr>
        <w:t>Lim S</w:t>
      </w:r>
      <w:r>
        <w:rPr>
          <w:color w:val="222222"/>
          <w:highlight w:val="white"/>
          <w:vertAlign w:val="superscript"/>
        </w:rPr>
        <w:t>2</w:t>
      </w:r>
      <w:r>
        <w:rPr>
          <w:color w:val="222222"/>
          <w:highlight w:val="white"/>
        </w:rPr>
        <w:t xml:space="preserve">, </w:t>
      </w:r>
      <w:proofErr w:type="spellStart"/>
      <w:r w:rsidR="00D44D1E">
        <w:rPr>
          <w:color w:val="222222"/>
          <w:highlight w:val="white"/>
        </w:rPr>
        <w:t>Kanankege</w:t>
      </w:r>
      <w:proofErr w:type="spellEnd"/>
      <w:r w:rsidR="00D44D1E">
        <w:rPr>
          <w:color w:val="222222"/>
          <w:highlight w:val="white"/>
        </w:rPr>
        <w:t xml:space="preserve"> K</w:t>
      </w:r>
      <w:r w:rsidR="00D44D1E">
        <w:rPr>
          <w:color w:val="222222"/>
          <w:highlight w:val="white"/>
          <w:vertAlign w:val="superscript"/>
        </w:rPr>
        <w:t>2</w:t>
      </w:r>
      <w:r w:rsidR="00D44D1E">
        <w:rPr>
          <w:color w:val="222222"/>
          <w:highlight w:val="white"/>
        </w:rPr>
        <w:t xml:space="preserve">, </w:t>
      </w:r>
      <w:r>
        <w:rPr>
          <w:color w:val="222222"/>
          <w:highlight w:val="white"/>
        </w:rPr>
        <w:t>Perez AM</w:t>
      </w:r>
      <w:r>
        <w:rPr>
          <w:color w:val="222222"/>
          <w:highlight w:val="white"/>
          <w:vertAlign w:val="superscript"/>
        </w:rPr>
        <w:t>2</w:t>
      </w:r>
    </w:p>
    <w:p w14:paraId="00000003" w14:textId="77777777" w:rsidR="009C6B44" w:rsidRDefault="009C6B44">
      <w:pPr>
        <w:spacing w:line="480" w:lineRule="auto"/>
        <w:rPr>
          <w:color w:val="222222"/>
          <w:highlight w:val="white"/>
        </w:rPr>
      </w:pPr>
    </w:p>
    <w:p w14:paraId="00000004" w14:textId="77777777" w:rsidR="009C6B44" w:rsidRDefault="00190C7F">
      <w:pPr>
        <w:spacing w:line="480" w:lineRule="auto"/>
        <w:rPr>
          <w:color w:val="222222"/>
          <w:highlight w:val="white"/>
        </w:rPr>
      </w:pPr>
      <w:r>
        <w:rPr>
          <w:color w:val="222222"/>
          <w:highlight w:val="white"/>
        </w:rPr>
        <w:t>1: CISA/INIA</w:t>
      </w:r>
    </w:p>
    <w:p w14:paraId="00000005" w14:textId="77777777" w:rsidR="009C6B44" w:rsidRDefault="00190C7F">
      <w:pPr>
        <w:spacing w:line="480" w:lineRule="auto"/>
        <w:rPr>
          <w:color w:val="222222"/>
          <w:highlight w:val="white"/>
        </w:rPr>
      </w:pPr>
      <w:r>
        <w:rPr>
          <w:color w:val="222222"/>
          <w:highlight w:val="white"/>
        </w:rPr>
        <w:t>2: College of Veterinary Medicine, University of Minnesota</w:t>
      </w:r>
    </w:p>
    <w:p w14:paraId="00000006" w14:textId="77777777" w:rsidR="009C6B44" w:rsidRDefault="00190C7F">
      <w:pPr>
        <w:spacing w:line="480" w:lineRule="auto"/>
        <w:rPr>
          <w:color w:val="222222"/>
          <w:highlight w:val="white"/>
        </w:rPr>
      </w:pPr>
      <w:r>
        <w:rPr>
          <w:color w:val="222222"/>
          <w:highlight w:val="white"/>
        </w:rPr>
        <w:t xml:space="preserve">3: </w:t>
      </w:r>
      <w:proofErr w:type="spellStart"/>
      <w:r>
        <w:rPr>
          <w:color w:val="222222"/>
          <w:highlight w:val="white"/>
        </w:rPr>
        <w:t>Innvel</w:t>
      </w:r>
      <w:proofErr w:type="spellEnd"/>
      <w:r>
        <w:rPr>
          <w:color w:val="222222"/>
          <w:highlight w:val="white"/>
        </w:rPr>
        <w:t>/UCM</w:t>
      </w:r>
    </w:p>
    <w:p w14:paraId="0000000A" w14:textId="77777777" w:rsidR="009C6B44" w:rsidRDefault="009C6B44">
      <w:pPr>
        <w:spacing w:line="480" w:lineRule="auto"/>
        <w:rPr>
          <w:color w:val="222222"/>
          <w:highlight w:val="white"/>
        </w:rPr>
      </w:pPr>
    </w:p>
    <w:p w14:paraId="0000000B" w14:textId="77777777" w:rsidR="009C6B44" w:rsidRDefault="009C6B44">
      <w:pPr>
        <w:spacing w:line="480" w:lineRule="auto"/>
        <w:rPr>
          <w:color w:val="222222"/>
          <w:highlight w:val="white"/>
        </w:rPr>
      </w:pPr>
    </w:p>
    <w:p w14:paraId="0000000C" w14:textId="77777777" w:rsidR="009C6B44" w:rsidRDefault="00190C7F">
      <w:pPr>
        <w:spacing w:line="480" w:lineRule="auto"/>
        <w:rPr>
          <w:color w:val="222222"/>
          <w:highlight w:val="white"/>
        </w:rPr>
      </w:pPr>
      <w:r>
        <w:br w:type="page"/>
      </w:r>
    </w:p>
    <w:p w14:paraId="0000003D" w14:textId="0FB6673A" w:rsidR="009C6B44" w:rsidRPr="00D44D1E" w:rsidRDefault="00D44D1E" w:rsidP="00D44D1E">
      <w:pPr>
        <w:pBdr>
          <w:top w:val="nil"/>
          <w:left w:val="nil"/>
          <w:bottom w:val="nil"/>
          <w:right w:val="nil"/>
          <w:between w:val="nil"/>
        </w:pBdr>
        <w:spacing w:line="480" w:lineRule="auto"/>
        <w:jc w:val="both"/>
        <w:rPr>
          <w:b/>
          <w:sz w:val="24"/>
          <w:szCs w:val="24"/>
        </w:rPr>
      </w:pPr>
      <w:r w:rsidRPr="00D44D1E">
        <w:rPr>
          <w:b/>
          <w:sz w:val="24"/>
          <w:szCs w:val="24"/>
        </w:rPr>
        <w:lastRenderedPageBreak/>
        <w:t>Summary</w:t>
      </w:r>
    </w:p>
    <w:p w14:paraId="12922D14" w14:textId="7771F05C" w:rsidR="00D44D1E" w:rsidRPr="0034725F" w:rsidRDefault="006C1EEB" w:rsidP="0034725F">
      <w:pPr>
        <w:spacing w:before="240" w:after="0" w:line="480" w:lineRule="auto"/>
        <w:jc w:val="both"/>
      </w:pPr>
      <w:r>
        <w:t xml:space="preserve">The importance of understanding how disease spreads and proliferates within populations has never been clearer; rather it be intraspecies spread or zoonotic jumps, mitigating risk is at the forefront of epidemiology.  Highly pathogenic avian influenza (HPAI) is no exception, the most recent pandemic having touched every major geographical region on the planet. This </w:t>
      </w:r>
      <w:r w:rsidR="00342ACE">
        <w:t xml:space="preserve">strain has exceptionally high morbidity and mortality, spreading through wild birds to domestic poultry and mammals. Preventing the introduction of this disease into domestic populations is the only way to prevent livestock culling. While there are numerous ways to detect HPAI once it is in populations, no early-warning system has been </w:t>
      </w:r>
      <w:r w:rsidR="006A0F7A">
        <w:t>proposed for any location</w:t>
      </w:r>
      <w:r w:rsidR="00342ACE">
        <w:t>. This article explores how the most recent outbreak of HPAI entered the US and propose</w:t>
      </w:r>
      <w:r w:rsidR="00357678">
        <w:t>s</w:t>
      </w:r>
      <w:r w:rsidR="00342ACE">
        <w:t xml:space="preserve"> </w:t>
      </w:r>
      <w:r w:rsidR="00357678">
        <w:t xml:space="preserve">nine </w:t>
      </w:r>
      <w:r w:rsidR="00342ACE">
        <w:t xml:space="preserve">locations outside of the US for HPAI monitoring. Understanding potential routes of infection and the regions that viral recombination is likely to occur within allows for </w:t>
      </w:r>
      <w:r w:rsidR="000F668F">
        <w:t xml:space="preserve">more informed disease prevention strategies and vaccinations. Moreso, proposed locations aim </w:t>
      </w:r>
      <w:r w:rsidR="00342ACE">
        <w:t xml:space="preserve">to give American farmers lead time before their animals are at risk. Previous work has suggested the importance of understanding the </w:t>
      </w:r>
      <w:r w:rsidR="000F668F">
        <w:t xml:space="preserve">cyclical spikes in HPAI infections and knowing early warning signs of diseased birds but have not proposed proactive monitoring of flyways. Knowing connected flyways and having advanced warnings for disease outbreaks has the potential to drastically limit the impact of HPAI on domestic animals and reduce the risk of zoonotic transmission. </w:t>
      </w:r>
    </w:p>
    <w:sdt>
      <w:sdtPr>
        <w:rPr>
          <w:b/>
          <w:sz w:val="24"/>
          <w:szCs w:val="24"/>
        </w:rPr>
        <w:tag w:val="goog_rdk_101"/>
        <w:id w:val="-2041115627"/>
      </w:sdtPr>
      <w:sdtContent>
        <w:sdt>
          <w:sdtPr>
            <w:rPr>
              <w:b/>
              <w:sz w:val="24"/>
              <w:szCs w:val="24"/>
            </w:rPr>
            <w:tag w:val="goog_rdk_100"/>
            <w:id w:val="1735655198"/>
          </w:sdtPr>
          <w:sdtContent>
            <w:p w14:paraId="61CBDE5B" w14:textId="77777777" w:rsidR="0034725F" w:rsidRDefault="0034725F">
              <w:pPr>
                <w:pBdr>
                  <w:top w:val="nil"/>
                  <w:left w:val="nil"/>
                  <w:bottom w:val="nil"/>
                  <w:right w:val="nil"/>
                  <w:between w:val="nil"/>
                </w:pBdr>
                <w:spacing w:line="480" w:lineRule="auto"/>
                <w:jc w:val="both"/>
                <w:rPr>
                  <w:b/>
                  <w:sz w:val="24"/>
                  <w:szCs w:val="24"/>
                </w:rPr>
              </w:pPr>
            </w:p>
            <w:p w14:paraId="74B6888F" w14:textId="77777777" w:rsidR="0034725F" w:rsidRDefault="0034725F">
              <w:pPr>
                <w:rPr>
                  <w:b/>
                  <w:sz w:val="24"/>
                  <w:szCs w:val="24"/>
                </w:rPr>
              </w:pPr>
              <w:r>
                <w:rPr>
                  <w:b/>
                  <w:sz w:val="24"/>
                  <w:szCs w:val="24"/>
                </w:rPr>
                <w:br w:type="page"/>
              </w:r>
            </w:p>
            <w:p w14:paraId="0000003E" w14:textId="44A7CED5" w:rsidR="009C6B44" w:rsidRPr="00D44D1E" w:rsidRDefault="00190C7F">
              <w:pPr>
                <w:pBdr>
                  <w:top w:val="nil"/>
                  <w:left w:val="nil"/>
                  <w:bottom w:val="nil"/>
                  <w:right w:val="nil"/>
                  <w:between w:val="nil"/>
                </w:pBdr>
                <w:spacing w:line="480" w:lineRule="auto"/>
                <w:jc w:val="both"/>
                <w:rPr>
                  <w:ins w:id="0" w:author="Kaushi Kanankege" w:date="2022-06-24T16:33:00Z"/>
                  <w:b/>
                  <w:color w:val="222222"/>
                  <w:sz w:val="24"/>
                  <w:szCs w:val="24"/>
                  <w:highlight w:val="white"/>
                </w:rPr>
              </w:pPr>
              <w:r w:rsidRPr="00D44D1E">
                <w:rPr>
                  <w:b/>
                  <w:color w:val="222222"/>
                  <w:sz w:val="24"/>
                  <w:szCs w:val="24"/>
                  <w:highlight w:val="white"/>
                </w:rPr>
                <w:lastRenderedPageBreak/>
                <w:t>Introduction</w:t>
              </w:r>
            </w:p>
          </w:sdtContent>
        </w:sdt>
      </w:sdtContent>
    </w:sdt>
    <w:p w14:paraId="0000003F" w14:textId="23E19153" w:rsidR="009C6B44" w:rsidRDefault="00190C7F">
      <w:pPr>
        <w:pBdr>
          <w:top w:val="nil"/>
          <w:left w:val="nil"/>
          <w:bottom w:val="nil"/>
          <w:right w:val="nil"/>
          <w:between w:val="nil"/>
        </w:pBdr>
        <w:spacing w:line="480" w:lineRule="auto"/>
        <w:jc w:val="both"/>
        <w:rPr>
          <w:color w:val="222222"/>
          <w:highlight w:val="white"/>
        </w:rPr>
      </w:pPr>
      <w:r>
        <w:rPr>
          <w:color w:val="222222"/>
          <w:highlight w:val="white"/>
        </w:rPr>
        <w:t xml:space="preserve">Due to its high transmissibility and mortality rates, highly pathogenic avian influenza (HPAI) is a disease of concern for the poultry </w:t>
      </w:r>
      <w:r w:rsidRPr="00357678">
        <w:rPr>
          <w:color w:val="222222"/>
        </w:rPr>
        <w:t xml:space="preserve">industry worldwide. Since </w:t>
      </w:r>
      <w:r>
        <w:rPr>
          <w:color w:val="222222"/>
          <w:highlight w:val="white"/>
        </w:rPr>
        <w:t>1996, HPAI notifications have increased globally with devastating consequences for affected countries and regions. A record-breaking 14 million cases of avian influenza were reported in 2021</w:t>
      </w:r>
      <w:sdt>
        <w:sdtPr>
          <w:tag w:val="goog_rdk_102"/>
          <w:id w:val="-2027777306"/>
        </w:sdtPr>
        <w:sdtContent>
          <w:r>
            <w:rPr>
              <w:color w:val="222222"/>
              <w:highlight w:val="white"/>
            </w:rPr>
            <w:t xml:space="preserve"> across the world</w:t>
          </w:r>
        </w:sdtContent>
      </w:sdt>
      <w:r>
        <w:rPr>
          <w:color w:val="222222"/>
          <w:highlight w:val="white"/>
        </w:rPr>
        <w:t xml:space="preserve">, representing a higher number than the previous five years combined, with a total of 61.4 million birds dying or being culled to halt the disease's spread. This figure represents a 462% increase in cases and a 150% increase in deaths compared to 2020 </w:t>
      </w:r>
      <w:r w:rsidR="00DD4204">
        <w:rPr>
          <w:color w:val="222222"/>
          <w:highlight w:val="white"/>
        </w:rPr>
        <w:t>levels and</w:t>
      </w:r>
      <w:r>
        <w:rPr>
          <w:color w:val="222222"/>
          <w:highlight w:val="white"/>
        </w:rPr>
        <w:t xml:space="preserve"> continues fueling a trend of increasing cases reported since 1996 (OIE, 2022). Avian influenza viruses are endemic in waterfowl populations and frequently </w:t>
      </w:r>
      <w:r w:rsidR="00DD4204">
        <w:rPr>
          <w:color w:val="222222"/>
          <w:highlight w:val="white"/>
        </w:rPr>
        <w:t>spill over</w:t>
      </w:r>
      <w:r>
        <w:rPr>
          <w:color w:val="222222"/>
          <w:highlight w:val="white"/>
        </w:rPr>
        <w:t xml:space="preserve"> to domestic poultry. Since 2005, mortality of HPAI in water birds, which was previously considered unusual, has been identified in each epidemic wave of HPAI (2005-</w:t>
      </w:r>
      <w:r w:rsidR="004F02C1">
        <w:rPr>
          <w:color w:val="222222"/>
          <w:highlight w:val="white"/>
        </w:rPr>
        <w:t>2007, 2014</w:t>
      </w:r>
      <w:r>
        <w:rPr>
          <w:color w:val="222222"/>
          <w:highlight w:val="white"/>
        </w:rPr>
        <w:t>-2017</w:t>
      </w:r>
      <w:sdt>
        <w:sdtPr>
          <w:tag w:val="goog_rdk_103"/>
          <w:id w:val="-464660882"/>
        </w:sdtPr>
        <w:sdtContent>
          <w:r w:rsidR="004F02C1">
            <w:t>,</w:t>
          </w:r>
        </w:sdtContent>
      </w:sdt>
      <w:r>
        <w:rPr>
          <w:color w:val="222222"/>
          <w:highlight w:val="white"/>
        </w:rPr>
        <w:t xml:space="preserve"> and 2020-2022) with a large number of wild birds clinically affected. The movement of migratory waterfowl plays a crucial role in intercontinental and continental HPAI spread. Contact with waterfowl was identified as the primary risk factor for the introduction of avian influenza into European poultry holdings</w:t>
      </w:r>
      <w:r w:rsidR="004D07CF">
        <w:rPr>
          <w:color w:val="222222"/>
          <w:highlight w:val="white"/>
        </w:rPr>
        <w:fldChar w:fldCharType="begin"/>
      </w:r>
      <w:r w:rsidR="004D07CF">
        <w:rPr>
          <w:color w:val="222222"/>
          <w:highlight w:val="white"/>
        </w:rPr>
        <w:instrText xml:space="preserve"> REF _Ref167190669 \n \h </w:instrText>
      </w:r>
      <w:r w:rsidR="004D07CF">
        <w:rPr>
          <w:color w:val="222222"/>
          <w:highlight w:val="white"/>
        </w:rPr>
      </w:r>
      <w:r w:rsidR="009745FF">
        <w:rPr>
          <w:color w:val="222222"/>
          <w:highlight w:val="white"/>
        </w:rPr>
        <w:instrText xml:space="preserve"> \* MERGEFORMAT </w:instrText>
      </w:r>
      <w:r w:rsidR="004D07CF">
        <w:rPr>
          <w:color w:val="222222"/>
          <w:highlight w:val="white"/>
        </w:rPr>
        <w:fldChar w:fldCharType="separate"/>
      </w:r>
      <w:r w:rsidR="004D07CF" w:rsidRPr="009745FF">
        <w:rPr>
          <w:color w:val="222222"/>
          <w:highlight w:val="white"/>
          <w:vertAlign w:val="superscript"/>
        </w:rPr>
        <w:t>1</w:t>
      </w:r>
      <w:r w:rsidR="004D07CF">
        <w:rPr>
          <w:color w:val="222222"/>
          <w:highlight w:val="white"/>
        </w:rPr>
        <w:fldChar w:fldCharType="end"/>
      </w:r>
      <w:r w:rsidR="009745FF">
        <w:rPr>
          <w:color w:val="222222"/>
          <w:highlight w:val="white"/>
        </w:rPr>
        <w:t xml:space="preserve"> </w:t>
      </w:r>
      <w:r>
        <w:rPr>
          <w:color w:val="222222"/>
          <w:highlight w:val="white"/>
        </w:rPr>
        <w:t xml:space="preserve">and as the source of two HPAI virus strains identified in the 2014-15 outbreaks in the </w:t>
      </w:r>
      <w:r w:rsidRPr="00357678">
        <w:rPr>
          <w:color w:val="222222"/>
        </w:rPr>
        <w:t>U.S.</w:t>
      </w:r>
      <w:r w:rsidR="004D07CF" w:rsidRPr="009745FF">
        <w:rPr>
          <w:color w:val="222222"/>
          <w:vertAlign w:val="superscript"/>
        </w:rPr>
        <w:fldChar w:fldCharType="begin"/>
      </w:r>
      <w:r w:rsidR="004D07CF" w:rsidRPr="009745FF">
        <w:rPr>
          <w:color w:val="222222"/>
          <w:vertAlign w:val="superscript"/>
        </w:rPr>
        <w:instrText xml:space="preserve"> REF _Ref167190725 \n \h </w:instrText>
      </w:r>
      <w:r w:rsidR="004D07CF" w:rsidRPr="009745FF">
        <w:rPr>
          <w:color w:val="222222"/>
          <w:vertAlign w:val="superscript"/>
        </w:rPr>
      </w:r>
      <w:r w:rsidR="009745FF">
        <w:rPr>
          <w:color w:val="222222"/>
          <w:vertAlign w:val="superscript"/>
        </w:rPr>
        <w:instrText xml:space="preserve"> \* MERGEFORMAT </w:instrText>
      </w:r>
      <w:r w:rsidR="004D07CF" w:rsidRPr="009745FF">
        <w:rPr>
          <w:color w:val="222222"/>
          <w:vertAlign w:val="superscript"/>
        </w:rPr>
        <w:fldChar w:fldCharType="separate"/>
      </w:r>
      <w:r w:rsidR="004D07CF" w:rsidRPr="009745FF">
        <w:rPr>
          <w:color w:val="222222"/>
          <w:vertAlign w:val="superscript"/>
        </w:rPr>
        <w:t>2</w:t>
      </w:r>
      <w:r w:rsidR="004D07CF" w:rsidRPr="009745FF">
        <w:rPr>
          <w:color w:val="222222"/>
          <w:vertAlign w:val="superscript"/>
        </w:rPr>
        <w:fldChar w:fldCharType="end"/>
      </w:r>
      <w:r w:rsidR="004F02C1">
        <w:rPr>
          <w:color w:val="222222"/>
        </w:rPr>
        <w:t>.</w:t>
      </w:r>
      <w:r w:rsidRPr="00357678">
        <w:rPr>
          <w:color w:val="222222"/>
        </w:rPr>
        <w:t xml:space="preserve"> The HPAI cases reported in Europe between 2021 and February 2022 was the largest ever recorded epidemic in terms of the number of poultry (n=1538) and wild birds (n=2010) outbreaks, dead animals </w:t>
      </w:r>
      <w:r w:rsidR="00DD4204" w:rsidRPr="00357678">
        <w:rPr>
          <w:color w:val="222222"/>
        </w:rPr>
        <w:t>(5,279,000</w:t>
      </w:r>
      <w:r w:rsidRPr="00357678">
        <w:rPr>
          <w:color w:val="222222"/>
        </w:rPr>
        <w:t xml:space="preserve"> and 3,508 </w:t>
      </w:r>
      <w:r w:rsidR="00DD4204" w:rsidRPr="00357678">
        <w:rPr>
          <w:color w:val="222222"/>
        </w:rPr>
        <w:t>respectively) and</w:t>
      </w:r>
      <w:r w:rsidRPr="00357678">
        <w:rPr>
          <w:color w:val="222222"/>
        </w:rPr>
        <w:t xml:space="preserve"> geographical extent (n=36 countries). Between December 2021 and February 2022, </w:t>
      </w:r>
      <w:r>
        <w:rPr>
          <w:color w:val="222222"/>
          <w:highlight w:val="white"/>
        </w:rPr>
        <w:t>Canada reported 13 outbreaks (9 and 4 in domestic and wild birds, respectively) on the Island of Newfoundland and Nova Scotia, whereas the USA reported 37 outbreaks (3 and 34 in domestic and wild birds, respectively) in ten states (OIE, 2022).</w:t>
      </w:r>
    </w:p>
    <w:p w14:paraId="00000040" w14:textId="49C6ED7F" w:rsidR="009C6B44" w:rsidRDefault="00190C7F">
      <w:pPr>
        <w:spacing w:line="480" w:lineRule="auto"/>
        <w:rPr>
          <w:color w:val="222222"/>
          <w:highlight w:val="white"/>
        </w:rPr>
      </w:pPr>
      <w:r>
        <w:rPr>
          <w:color w:val="222222"/>
          <w:highlight w:val="white"/>
        </w:rPr>
        <w:t xml:space="preserve">Prerequisite for mitigating the impact of HPAI epidemics is the ability of governments and industry to early detect and, ideally, anticipate an increase in the risk for disease introduction. Here, we introduce an open-source dashboard application, referred to as </w:t>
      </w:r>
      <w:proofErr w:type="spellStart"/>
      <w:r>
        <w:rPr>
          <w:color w:val="222222"/>
          <w:highlight w:val="white"/>
        </w:rPr>
        <w:t>DashFLUboard</w:t>
      </w:r>
      <w:proofErr w:type="spellEnd"/>
      <w:r>
        <w:rPr>
          <w:color w:val="222222"/>
          <w:highlight w:val="white"/>
        </w:rPr>
        <w:t xml:space="preserve">, which combines data on a number </w:t>
      </w:r>
      <w:r>
        <w:rPr>
          <w:color w:val="222222"/>
          <w:highlight w:val="white"/>
        </w:rPr>
        <w:lastRenderedPageBreak/>
        <w:t xml:space="preserve">of factors associated with increase in risk for </w:t>
      </w:r>
      <w:r w:rsidR="00DD4204">
        <w:rPr>
          <w:color w:val="222222"/>
          <w:highlight w:val="white"/>
        </w:rPr>
        <w:t>HPAI and</w:t>
      </w:r>
      <w:r>
        <w:rPr>
          <w:color w:val="222222"/>
          <w:highlight w:val="white"/>
        </w:rPr>
        <w:t xml:space="preserve"> displays them on interactive maps that may be used to track the evolution of the epidemic. The use of the tool is illustrated showing the potential connections that may explain, in part, the </w:t>
      </w:r>
      <w:r w:rsidR="00D44D1E">
        <w:rPr>
          <w:color w:val="222222"/>
          <w:highlight w:val="white"/>
        </w:rPr>
        <w:t>likely sources of HPAI introduction into the US</w:t>
      </w:r>
      <w:r w:rsidR="00CF47D9">
        <w:rPr>
          <w:color w:val="222222"/>
          <w:highlight w:val="white"/>
        </w:rPr>
        <w:t xml:space="preserve"> over that large epidemic.</w:t>
      </w:r>
    </w:p>
    <w:p w14:paraId="1AC16A69" w14:textId="091C009C" w:rsidR="00D44D1E" w:rsidRDefault="00D44D1E">
      <w:pPr>
        <w:spacing w:line="480" w:lineRule="auto"/>
        <w:rPr>
          <w:color w:val="222222"/>
          <w:highlight w:val="white"/>
        </w:rPr>
      </w:pPr>
    </w:p>
    <w:p w14:paraId="2149E520" w14:textId="77777777" w:rsidR="008D24FD" w:rsidRDefault="008D24FD">
      <w:pPr>
        <w:rPr>
          <w:b/>
          <w:color w:val="222222"/>
          <w:sz w:val="24"/>
          <w:szCs w:val="24"/>
          <w:highlight w:val="white"/>
        </w:rPr>
      </w:pPr>
      <w:r>
        <w:rPr>
          <w:b/>
          <w:color w:val="222222"/>
          <w:sz w:val="24"/>
          <w:szCs w:val="24"/>
          <w:highlight w:val="white"/>
        </w:rPr>
        <w:br w:type="page"/>
      </w:r>
    </w:p>
    <w:p w14:paraId="12501892" w14:textId="4FCA5C75" w:rsidR="00D44D1E" w:rsidRPr="00D44D1E" w:rsidRDefault="00D44D1E" w:rsidP="00D44D1E">
      <w:pPr>
        <w:pBdr>
          <w:top w:val="nil"/>
          <w:left w:val="nil"/>
          <w:bottom w:val="nil"/>
          <w:right w:val="nil"/>
          <w:between w:val="nil"/>
        </w:pBdr>
        <w:spacing w:line="480" w:lineRule="auto"/>
        <w:jc w:val="both"/>
        <w:rPr>
          <w:b/>
          <w:color w:val="222222"/>
          <w:sz w:val="24"/>
          <w:szCs w:val="24"/>
          <w:highlight w:val="white"/>
        </w:rPr>
      </w:pPr>
      <w:r w:rsidRPr="00D44D1E">
        <w:rPr>
          <w:b/>
          <w:color w:val="222222"/>
          <w:sz w:val="24"/>
          <w:szCs w:val="24"/>
          <w:highlight w:val="white"/>
        </w:rPr>
        <w:lastRenderedPageBreak/>
        <w:t>Methods</w:t>
      </w:r>
    </w:p>
    <w:p w14:paraId="75FB9239" w14:textId="57CBEFC3" w:rsidR="00D44D1E" w:rsidRPr="00D44D1E" w:rsidRDefault="00D44D1E">
      <w:pPr>
        <w:spacing w:line="480" w:lineRule="auto"/>
        <w:rPr>
          <w:u w:val="single"/>
        </w:rPr>
      </w:pPr>
      <w:proofErr w:type="spellStart"/>
      <w:r w:rsidRPr="00D44D1E">
        <w:rPr>
          <w:u w:val="single"/>
        </w:rPr>
        <w:t>DashFLUBoard</w:t>
      </w:r>
      <w:proofErr w:type="spellEnd"/>
    </w:p>
    <w:p w14:paraId="00000041" w14:textId="3D6A6898" w:rsidR="009C6B44" w:rsidRDefault="00D44D1E">
      <w:pPr>
        <w:spacing w:line="480" w:lineRule="auto"/>
      </w:pPr>
      <w:r>
        <w:t xml:space="preserve">The </w:t>
      </w:r>
      <w:proofErr w:type="spellStart"/>
      <w:r>
        <w:t>D</w:t>
      </w:r>
      <w:r w:rsidR="00190C7F">
        <w:t>ashFLUboard</w:t>
      </w:r>
      <w:proofErr w:type="spellEnd"/>
      <w:r>
        <w:t xml:space="preserve"> (</w:t>
      </w:r>
      <w:r w:rsidRPr="00D44D1E">
        <w:t>https://cahfs.umn.edu/dashfluboard-avian-influenza-tracker</w:t>
      </w:r>
      <w:r>
        <w:t>)</w:t>
      </w:r>
      <w:r w:rsidR="00190C7F">
        <w:t xml:space="preserve"> integrates HPAI outbreak</w:t>
      </w:r>
      <w:r>
        <w:t xml:space="preserve">, </w:t>
      </w:r>
      <w:r w:rsidR="00DD4204">
        <w:t>temperature,</w:t>
      </w:r>
      <w:r w:rsidR="00190C7F">
        <w:t xml:space="preserve"> and ornithological data. Data are routinely collected from </w:t>
      </w:r>
      <w:r w:rsidR="00DD4204">
        <w:t>different data</w:t>
      </w:r>
      <w:r>
        <w:t xml:space="preserve"> sources, including:</w:t>
      </w:r>
    </w:p>
    <w:p w14:paraId="00000042" w14:textId="77777777" w:rsidR="009C6B44" w:rsidRDefault="00190C7F">
      <w:pPr>
        <w:spacing w:line="480" w:lineRule="auto"/>
      </w:pPr>
      <w:r>
        <w:t>1. HPAI outbreaks information retrieved from EMPRES Global Animal Disease Information System (EMPRES-</w:t>
      </w:r>
      <w:proofErr w:type="spellStart"/>
      <w:r>
        <w:t>i</w:t>
      </w:r>
      <w:proofErr w:type="spellEnd"/>
      <w:r>
        <w:t xml:space="preserve">),  a web application from the Food and Agriculture Organization (FAO) of the United Nations; data for each outbreak include country, administrative unit, coordinates (latitude and longitude), date of occurrence and confirmation of the event, HPAI subtype, source of information (usually OIE or nationally authorities), host type (domestic, wild birds, captive, or humans), host species,  number of cases, deaths, destroyed and slaughtered animals. </w:t>
      </w:r>
    </w:p>
    <w:p w14:paraId="00000043" w14:textId="5FC05DF0" w:rsidR="009C6B44" w:rsidRDefault="00190C7F">
      <w:pPr>
        <w:spacing w:line="480" w:lineRule="auto"/>
      </w:pPr>
      <w:r>
        <w:t xml:space="preserve">2. Monthly mean temperature (ºC), downloaded from </w:t>
      </w:r>
      <w:proofErr w:type="spellStart"/>
      <w:r>
        <w:t>WorldClim</w:t>
      </w:r>
      <w:proofErr w:type="spellEnd"/>
      <w:r>
        <w:t xml:space="preserve"> version 2.1, an application that compiles climate data for 1970-2020, at the spatial resolution of 30 seconds (~1 km2) </w:t>
      </w:r>
      <w:r w:rsidR="004F02C1">
        <w:t>(</w:t>
      </w:r>
      <w:r w:rsidR="004D07CF">
        <w:fldChar w:fldCharType="begin"/>
      </w:r>
      <w:r w:rsidR="004D07CF">
        <w:instrText xml:space="preserve"> REF _Ref167190748 \n \h </w:instrText>
      </w:r>
      <w:r w:rsidR="004D07CF">
        <w:fldChar w:fldCharType="separate"/>
      </w:r>
      <w:r w:rsidR="004D07CF">
        <w:rPr>
          <w:cs/>
        </w:rPr>
        <w:t>‎</w:t>
      </w:r>
      <w:r w:rsidR="004D07CF">
        <w:t>3</w:t>
      </w:r>
      <w:r w:rsidR="004D07CF">
        <w:fldChar w:fldCharType="end"/>
      </w:r>
      <w:r w:rsidR="004F02C1">
        <w:t>)</w:t>
      </w:r>
      <w:r>
        <w:t xml:space="preserve">. </w:t>
      </w:r>
    </w:p>
    <w:p w14:paraId="00000044" w14:textId="0FB5614C" w:rsidR="009C6B44" w:rsidRPr="00110C07" w:rsidRDefault="00190C7F">
      <w:pPr>
        <w:spacing w:line="480" w:lineRule="auto"/>
      </w:pPr>
      <w:r>
        <w:t>3.</w:t>
      </w:r>
      <w:r>
        <w:rPr>
          <w:color w:val="222222"/>
          <w:highlight w:val="white"/>
        </w:rPr>
        <w:t xml:space="preserve"> Movement information (based on ringing-recovering data) for 118 wild birds risk species, retrieved from the Bird Banding Laboratory (BBL</w:t>
      </w:r>
      <w:r w:rsidR="004F02C1">
        <w:rPr>
          <w:color w:val="222222"/>
          <w:highlight w:val="white"/>
        </w:rPr>
        <w:t xml:space="preserve">, </w:t>
      </w:r>
      <w:r w:rsidR="004D07CF">
        <w:rPr>
          <w:color w:val="222222"/>
          <w:highlight w:val="white"/>
        </w:rPr>
        <w:fldChar w:fldCharType="begin"/>
      </w:r>
      <w:r w:rsidR="004D07CF">
        <w:rPr>
          <w:color w:val="222222"/>
          <w:highlight w:val="white"/>
        </w:rPr>
        <w:instrText xml:space="preserve"> REF _Ref167190780 \n \h </w:instrText>
      </w:r>
      <w:r w:rsidR="004D07CF">
        <w:rPr>
          <w:color w:val="222222"/>
          <w:highlight w:val="white"/>
        </w:rPr>
      </w:r>
      <w:r w:rsidR="004D07CF">
        <w:rPr>
          <w:color w:val="222222"/>
          <w:highlight w:val="white"/>
        </w:rPr>
        <w:fldChar w:fldCharType="separate"/>
      </w:r>
      <w:r w:rsidR="004D07CF">
        <w:rPr>
          <w:color w:val="222222"/>
          <w:highlight w:val="white"/>
          <w:cs/>
        </w:rPr>
        <w:t>‎</w:t>
      </w:r>
      <w:r w:rsidR="004D07CF">
        <w:rPr>
          <w:color w:val="222222"/>
          <w:highlight w:val="white"/>
        </w:rPr>
        <w:t>4</w:t>
      </w:r>
      <w:r w:rsidR="004D07CF">
        <w:rPr>
          <w:color w:val="222222"/>
          <w:highlight w:val="white"/>
        </w:rPr>
        <w:fldChar w:fldCharType="end"/>
      </w:r>
      <w:r>
        <w:rPr>
          <w:color w:val="222222"/>
          <w:highlight w:val="white"/>
        </w:rPr>
        <w:t xml:space="preserve">), a total of </w:t>
      </w:r>
      <w:r>
        <w:t>1.918.403 records. A network movement matrix was developed using ringing and recovery data. The number of records connecting departure and destination points was summarized at the second administrative level (referred to as NUT 2) to provide an estimate of the connectivity between areas. To facilitate exploration, the 118 species were classified into nine taxonomic groups, namely, a. coots, cranes, and rails; b. cormorants and shags (</w:t>
      </w:r>
      <w:proofErr w:type="spellStart"/>
      <w:r>
        <w:t>Phalacrocoracidae</w:t>
      </w:r>
      <w:proofErr w:type="spellEnd"/>
      <w:r>
        <w:t xml:space="preserve">); c. ducks, geese, and swans (Anatidae); d. herons (Ardeidae); e. </w:t>
      </w:r>
      <w:proofErr w:type="spellStart"/>
      <w:r>
        <w:t>gaviiformes</w:t>
      </w:r>
      <w:proofErr w:type="spellEnd"/>
      <w:r>
        <w:t>; f. grebes (</w:t>
      </w:r>
      <w:proofErr w:type="spellStart"/>
      <w:r>
        <w:t>Podicipedidae</w:t>
      </w:r>
      <w:proofErr w:type="spellEnd"/>
      <w:r>
        <w:t xml:space="preserve">); g. gulls, terns, and allies (Laridae); h. Pelicans (Pelecanidae); </w:t>
      </w:r>
      <w:proofErr w:type="spellStart"/>
      <w:r>
        <w:t>i</w:t>
      </w:r>
      <w:proofErr w:type="spellEnd"/>
      <w:r>
        <w:t xml:space="preserve">. sandpipers and </w:t>
      </w:r>
      <w:proofErr w:type="spellStart"/>
      <w:r>
        <w:t>Charadriidae</w:t>
      </w:r>
      <w:proofErr w:type="spellEnd"/>
      <w:r>
        <w:t>. Selection criteria for risk species was based on species surveillance lists in the USA</w:t>
      </w:r>
      <w:r w:rsidR="004F02C1">
        <w:t xml:space="preserve"> (</w:t>
      </w:r>
      <w:r w:rsidR="004D07CF">
        <w:fldChar w:fldCharType="begin"/>
      </w:r>
      <w:r w:rsidR="004D07CF">
        <w:instrText xml:space="preserve"> REF _Ref167190787 \n \h </w:instrText>
      </w:r>
      <w:r w:rsidR="004D07CF">
        <w:fldChar w:fldCharType="separate"/>
      </w:r>
      <w:r w:rsidR="004D07CF">
        <w:rPr>
          <w:cs/>
        </w:rPr>
        <w:t>‎</w:t>
      </w:r>
      <w:r w:rsidR="004D07CF">
        <w:t>5</w:t>
      </w:r>
      <w:r w:rsidR="004D07CF">
        <w:fldChar w:fldCharType="end"/>
      </w:r>
      <w:r w:rsidR="004F02C1">
        <w:t>)</w:t>
      </w:r>
      <w:r>
        <w:t xml:space="preserve"> and the EU</w:t>
      </w:r>
      <w:r w:rsidR="004F02C1">
        <w:t xml:space="preserve"> (</w:t>
      </w:r>
      <w:r w:rsidR="004D07CF">
        <w:fldChar w:fldCharType="begin"/>
      </w:r>
      <w:r w:rsidR="004D07CF">
        <w:instrText xml:space="preserve"> REF _Ref167190795 \n \h </w:instrText>
      </w:r>
      <w:r w:rsidR="004D07CF">
        <w:fldChar w:fldCharType="separate"/>
      </w:r>
      <w:r w:rsidR="004D07CF">
        <w:rPr>
          <w:cs/>
        </w:rPr>
        <w:t>‎</w:t>
      </w:r>
      <w:r w:rsidR="004D07CF">
        <w:t>6</w:t>
      </w:r>
      <w:r w:rsidR="004D07CF">
        <w:fldChar w:fldCharType="end"/>
      </w:r>
      <w:r w:rsidR="004F02C1">
        <w:t>)</w:t>
      </w:r>
      <w:r>
        <w:t xml:space="preserve">; and a compilation of  wild bird aquatic species affected by HPAI based on FAO and World </w:t>
      </w:r>
      <w:r w:rsidR="00DD4204">
        <w:lastRenderedPageBreak/>
        <w:t>Organization</w:t>
      </w:r>
      <w:r>
        <w:t xml:space="preserve"> for Animal Health (</w:t>
      </w:r>
      <w:r w:rsidR="00CF47D9">
        <w:t>WOAH</w:t>
      </w:r>
      <w:r>
        <w:t>) outbreak notifications (since 2002-2020 ), European Food Safety Agency (EFSA) data for pa</w:t>
      </w:r>
      <w:sdt>
        <w:sdtPr>
          <w:tag w:val="goog_rdk_104"/>
          <w:id w:val="-694232165"/>
        </w:sdtPr>
        <w:sdtContent/>
      </w:sdt>
      <w:r>
        <w:t>ssive surveillance (2005-2017)</w:t>
      </w:r>
      <w:r w:rsidR="004F02C1">
        <w:t xml:space="preserve"> (</w:t>
      </w:r>
      <w:r w:rsidR="004D07CF">
        <w:fldChar w:fldCharType="begin"/>
      </w:r>
      <w:r w:rsidR="004D07CF">
        <w:instrText xml:space="preserve"> REF _Ref167190801 \n \h </w:instrText>
      </w:r>
      <w:r w:rsidR="004D07CF">
        <w:fldChar w:fldCharType="separate"/>
      </w:r>
      <w:r w:rsidR="004D07CF">
        <w:rPr>
          <w:cs/>
        </w:rPr>
        <w:t>‎</w:t>
      </w:r>
      <w:r w:rsidR="004D07CF">
        <w:t>7</w:t>
      </w:r>
      <w:r w:rsidR="004D07CF">
        <w:fldChar w:fldCharType="end"/>
      </w:r>
      <w:r w:rsidR="004F02C1">
        <w:t>)</w:t>
      </w:r>
      <w:r>
        <w:t xml:space="preserve"> and positive wild bird species (H5, H7 or HP) in </w:t>
      </w:r>
      <w:r w:rsidRPr="00110C07">
        <w:t>USA , Canada, and Greenland (2006-2018)</w:t>
      </w:r>
      <w:r w:rsidR="004F02C1">
        <w:t xml:space="preserve"> (</w:t>
      </w:r>
      <w:r w:rsidR="004D07CF">
        <w:fldChar w:fldCharType="begin"/>
      </w:r>
      <w:r w:rsidR="004D07CF">
        <w:instrText xml:space="preserve"> REF _Ref167190806 \n \h </w:instrText>
      </w:r>
      <w:r w:rsidR="004D07CF">
        <w:fldChar w:fldCharType="separate"/>
      </w:r>
      <w:r w:rsidR="004D07CF">
        <w:rPr>
          <w:cs/>
        </w:rPr>
        <w:t>‎</w:t>
      </w:r>
      <w:r w:rsidR="004D07CF">
        <w:t>8</w:t>
      </w:r>
      <w:r w:rsidR="004D07CF">
        <w:fldChar w:fldCharType="end"/>
      </w:r>
      <w:r w:rsidR="004F02C1">
        <w:t>)</w:t>
      </w:r>
      <w:r w:rsidRPr="00110C07">
        <w:t xml:space="preserve">. </w:t>
      </w:r>
    </w:p>
    <w:p w14:paraId="00000045" w14:textId="6EBB85DE" w:rsidR="009C6B44" w:rsidRPr="00110C07" w:rsidRDefault="00190C7F">
      <w:pPr>
        <w:spacing w:line="480" w:lineRule="auto"/>
      </w:pPr>
      <w:proofErr w:type="spellStart"/>
      <w:r w:rsidRPr="00110C07">
        <w:rPr>
          <w:color w:val="222222"/>
        </w:rPr>
        <w:t>DashFLUboard</w:t>
      </w:r>
      <w:proofErr w:type="spellEnd"/>
      <w:r w:rsidRPr="00110C07">
        <w:t xml:space="preserve"> tools combine several geographical analytical tools implementing through Python, </w:t>
      </w:r>
      <w:r w:rsidR="00DD4204" w:rsidRPr="00110C07">
        <w:t>JavaScript,</w:t>
      </w:r>
      <w:r w:rsidRPr="00110C07">
        <w:t xml:space="preserve"> and ArcGIS </w:t>
      </w:r>
      <w:r w:rsidR="004F02C1">
        <w:t>(</w:t>
      </w:r>
      <w:r w:rsidR="004D07CF">
        <w:fldChar w:fldCharType="begin"/>
      </w:r>
      <w:r w:rsidR="004D07CF">
        <w:instrText xml:space="preserve"> REF _Ref167190809 \n \h </w:instrText>
      </w:r>
      <w:r w:rsidR="004D07CF">
        <w:fldChar w:fldCharType="separate"/>
      </w:r>
      <w:r w:rsidR="004D07CF">
        <w:rPr>
          <w:cs/>
        </w:rPr>
        <w:t>‎</w:t>
      </w:r>
      <w:r w:rsidR="004D07CF">
        <w:t>9</w:t>
      </w:r>
      <w:r w:rsidR="004D07CF">
        <w:fldChar w:fldCharType="end"/>
      </w:r>
      <w:r w:rsidR="004F02C1">
        <w:t xml:space="preserve">) </w:t>
      </w:r>
      <w:r w:rsidRPr="00110C07">
        <w:t xml:space="preserve">scripts. Temperature and wild bird movement data are included as permanent layers in a web map application and outbreaks data are updated daily as a feature layer. The visor web dashboard for </w:t>
      </w:r>
      <w:r w:rsidR="00DD4204" w:rsidRPr="00110C07">
        <w:t>data</w:t>
      </w:r>
      <w:r w:rsidRPr="00110C07">
        <w:t xml:space="preserve"> exploration uses the </w:t>
      </w:r>
      <w:proofErr w:type="spellStart"/>
      <w:r w:rsidRPr="00110C07">
        <w:t>geoweb</w:t>
      </w:r>
      <w:proofErr w:type="spellEnd"/>
      <w:r w:rsidRPr="00110C07">
        <w:t xml:space="preserve"> services provided by the ArcGIS server Enterprise. ArcGIS Server spreads the ArcGIS Pro project and its layers in the form of </w:t>
      </w:r>
      <w:proofErr w:type="spellStart"/>
      <w:r w:rsidRPr="00110C07">
        <w:t>ReST</w:t>
      </w:r>
      <w:proofErr w:type="spellEnd"/>
      <w:r w:rsidRPr="00110C07">
        <w:t xml:space="preserve"> web services.</w:t>
      </w:r>
    </w:p>
    <w:p w14:paraId="00000046" w14:textId="77777777" w:rsidR="009C6B44" w:rsidRDefault="00190C7F">
      <w:pPr>
        <w:spacing w:line="480" w:lineRule="auto"/>
      </w:pPr>
      <w:r w:rsidRPr="00110C07">
        <w:t xml:space="preserve">The </w:t>
      </w:r>
      <w:proofErr w:type="spellStart"/>
      <w:r w:rsidRPr="00110C07">
        <w:t>DashFLUboard</w:t>
      </w:r>
      <w:proofErr w:type="spellEnd"/>
      <w:r w:rsidRPr="00110C07">
        <w:t xml:space="preserve">  contains 3 tabs, displays, or sections, specifically:</w:t>
      </w:r>
      <w:r>
        <w:t xml:space="preserve"> </w:t>
      </w:r>
    </w:p>
    <w:p w14:paraId="00000047" w14:textId="4272C832" w:rsidR="009C6B44" w:rsidRDefault="00190C7F">
      <w:pPr>
        <w:spacing w:line="480" w:lineRule="auto"/>
        <w:rPr>
          <w:color w:val="222222"/>
          <w:highlight w:val="white"/>
        </w:rPr>
      </w:pPr>
      <w:r>
        <w:t>1)The historical outbreak records tab is the main page for exploring and visualizing data. This section includes to the top a map of HPAI outbreaks from 2005 to the present, a time slider of outbreak notifications at the bottom, and a list of interactive graphics on the right related to the region of the total or selection of outbreaks that we could develop in the map or in the time graphic. The</w:t>
      </w:r>
      <w:r>
        <w:rPr>
          <w:color w:val="222222"/>
          <w:highlight w:val="white"/>
        </w:rPr>
        <w:t xml:space="preserve"> time slider tool enables users to wind back </w:t>
      </w:r>
      <w:r w:rsidR="00DD4204">
        <w:rPr>
          <w:color w:val="222222"/>
          <w:highlight w:val="white"/>
        </w:rPr>
        <w:t>time</w:t>
      </w:r>
      <w:r>
        <w:rPr>
          <w:color w:val="222222"/>
          <w:highlight w:val="white"/>
        </w:rPr>
        <w:t xml:space="preserve"> and view the global situation on any given </w:t>
      </w:r>
      <w:r w:rsidR="00DD4204">
        <w:rPr>
          <w:color w:val="222222"/>
          <w:highlight w:val="white"/>
        </w:rPr>
        <w:t>moment of</w:t>
      </w:r>
      <w:r>
        <w:rPr>
          <w:color w:val="222222"/>
          <w:highlight w:val="white"/>
        </w:rPr>
        <w:t xml:space="preserve"> the avian influenza outbreaks since 2005</w:t>
      </w:r>
      <w:r>
        <w:t xml:space="preserve"> </w:t>
      </w:r>
      <w:r>
        <w:rPr>
          <w:color w:val="222222"/>
          <w:highlight w:val="white"/>
        </w:rPr>
        <w:t>as well as to select time periods by species and regions.</w:t>
      </w:r>
      <w:r>
        <w:t xml:space="preserve"> </w:t>
      </w:r>
      <w:r>
        <w:rPr>
          <w:color w:val="222222"/>
          <w:highlight w:val="white"/>
        </w:rPr>
        <w:t>By clicking on any outbreak, a pop-up window with the outbreak information appears.</w:t>
      </w:r>
    </w:p>
    <w:p w14:paraId="00000048" w14:textId="55230037" w:rsidR="009C6B44" w:rsidRDefault="00190C7F">
      <w:pPr>
        <w:spacing w:line="480" w:lineRule="auto"/>
      </w:pPr>
      <w:r>
        <w:t xml:space="preserve">2)The tab "Temperatures 2016-2020," </w:t>
      </w:r>
      <w:r w:rsidR="00DD4204">
        <w:t>includes an</w:t>
      </w:r>
      <w:r>
        <w:t xml:space="preserve"> interactive historical map of monthly mean temperatures and HPAI outbreaks. Each monthly temperature layer can be turned on and off as a background interactive map. </w:t>
      </w:r>
      <w:r>
        <w:rPr>
          <w:color w:val="222222"/>
          <w:highlight w:val="white"/>
        </w:rPr>
        <w:t xml:space="preserve">The virus's environmental persistence is inversely proportional to temperature increasing stability at colder temperatures (Brown et al, 2009). </w:t>
      </w:r>
    </w:p>
    <w:p w14:paraId="00000049" w14:textId="1667EDA3" w:rsidR="009C6B44" w:rsidRDefault="00190C7F">
      <w:pPr>
        <w:spacing w:line="480" w:lineRule="auto"/>
        <w:rPr>
          <w:color w:val="222222"/>
          <w:highlight w:val="white"/>
        </w:rPr>
      </w:pPr>
      <w:r>
        <w:t>3)The tab "</w:t>
      </w:r>
      <w:proofErr w:type="spellStart"/>
      <w:r>
        <w:t>Wildbirds</w:t>
      </w:r>
      <w:proofErr w:type="spellEnd"/>
      <w:r>
        <w:t xml:space="preserve"> movements" allows users to explore </w:t>
      </w:r>
      <w:r w:rsidR="00DD4204">
        <w:t>wild bird</w:t>
      </w:r>
      <w:r>
        <w:t xml:space="preserve"> connections between the United States of America and the entire globe at the NUT 2 level.</w:t>
      </w:r>
    </w:p>
    <w:p w14:paraId="5C33AF1C" w14:textId="71702DFE" w:rsidR="00D44D1E" w:rsidRDefault="00D44D1E">
      <w:pPr>
        <w:spacing w:line="480" w:lineRule="auto"/>
      </w:pPr>
    </w:p>
    <w:p w14:paraId="77A16C52" w14:textId="781FB667" w:rsidR="00D44D1E" w:rsidRPr="00D44D1E" w:rsidRDefault="00D44D1E" w:rsidP="00D44D1E">
      <w:pPr>
        <w:spacing w:line="480" w:lineRule="auto"/>
        <w:rPr>
          <w:u w:val="single"/>
        </w:rPr>
      </w:pPr>
      <w:r w:rsidRPr="00D44D1E">
        <w:rPr>
          <w:u w:val="single"/>
        </w:rPr>
        <w:t>Analytical approach</w:t>
      </w:r>
    </w:p>
    <w:p w14:paraId="3B17736A" w14:textId="598804AB" w:rsidR="00080AF6" w:rsidRDefault="00A62B44" w:rsidP="008D24FD">
      <w:pPr>
        <w:spacing w:line="480" w:lineRule="auto"/>
        <w:rPr>
          <w:color w:val="222222"/>
        </w:rPr>
      </w:pPr>
      <w:r w:rsidRPr="005907F9">
        <w:t xml:space="preserve">Utilizing </w:t>
      </w:r>
      <w:r w:rsidR="002A61DB" w:rsidRPr="005907F9">
        <w:t>HPAI event</w:t>
      </w:r>
      <w:r w:rsidRPr="005907F9">
        <w:t xml:space="preserve"> data that contained all known disease events from 2020 onwards and known bird migration connections,</w:t>
      </w:r>
      <w:r w:rsidR="005159F5" w:rsidRPr="005907F9">
        <w:t xml:space="preserve"> a list of each </w:t>
      </w:r>
      <w:r w:rsidR="00B14B12">
        <w:t xml:space="preserve">US </w:t>
      </w:r>
      <w:r w:rsidR="005159F5" w:rsidRPr="005907F9">
        <w:t>state’s first known outbreak and potential source populations was generated</w:t>
      </w:r>
      <w:r w:rsidR="009B0ABB">
        <w:t xml:space="preserve"> (table 1)</w:t>
      </w:r>
      <w:r w:rsidR="005159F5" w:rsidRPr="005907F9">
        <w:t xml:space="preserve">. Potential outbreak sources were </w:t>
      </w:r>
      <w:r w:rsidR="00B14B12">
        <w:t xml:space="preserve">identified as having </w:t>
      </w:r>
      <w:r w:rsidR="005159F5" w:rsidRPr="005907F9">
        <w:t xml:space="preserve">their outbreak begin at least three days prior (when symptoms being to </w:t>
      </w:r>
      <w:r w:rsidR="004D07CF" w:rsidRPr="005907F9">
        <w:t>appear</w:t>
      </w:r>
      <w:r w:rsidR="004D07CF">
        <w:t>) (</w:t>
      </w:r>
      <w:r w:rsidR="004D07CF">
        <w:fldChar w:fldCharType="begin"/>
      </w:r>
      <w:r w:rsidR="004D07CF">
        <w:instrText xml:space="preserve"> REF _Ref167190820 \n \h </w:instrText>
      </w:r>
      <w:r w:rsidR="004D07CF">
        <w:fldChar w:fldCharType="separate"/>
      </w:r>
      <w:r w:rsidR="004D07CF">
        <w:rPr>
          <w:cs/>
        </w:rPr>
        <w:t>‎</w:t>
      </w:r>
      <w:r w:rsidR="004D07CF">
        <w:t>10</w:t>
      </w:r>
      <w:r w:rsidR="004D07CF">
        <w:fldChar w:fldCharType="end"/>
      </w:r>
      <w:r w:rsidR="00B53253">
        <w:t>)</w:t>
      </w:r>
      <w:r w:rsidR="00B72492">
        <w:t xml:space="preserve"> </w:t>
      </w:r>
      <w:r w:rsidR="00A17F05">
        <w:t xml:space="preserve">but no more </w:t>
      </w:r>
      <w:r w:rsidR="00080AF6">
        <w:t xml:space="preserve">than </w:t>
      </w:r>
      <w:r w:rsidR="008D24FD">
        <w:t>thirty-one</w:t>
      </w:r>
      <w:r w:rsidR="00080AF6">
        <w:t xml:space="preserve"> days to the state’s first outbreak and</w:t>
      </w:r>
      <w:r w:rsidR="00B14B12">
        <w:t xml:space="preserve"> have a known migratory connection to the state</w:t>
      </w:r>
      <w:r w:rsidR="00B72492">
        <w:t xml:space="preserve"> (using</w:t>
      </w:r>
      <w:r w:rsidR="00241F29">
        <w:t xml:space="preserve"> data from</w:t>
      </w:r>
      <w:r w:rsidR="00B72492">
        <w:t xml:space="preserve"> </w:t>
      </w:r>
      <w:r w:rsidR="00B72492">
        <w:rPr>
          <w:color w:val="222222"/>
          <w:highlight w:val="white"/>
        </w:rPr>
        <w:t>BBL</w:t>
      </w:r>
      <w:r w:rsidR="00B53253">
        <w:rPr>
          <w:color w:val="222222"/>
        </w:rPr>
        <w:t xml:space="preserve">, </w:t>
      </w:r>
      <w:r w:rsidR="004D07CF">
        <w:rPr>
          <w:color w:val="222222"/>
        </w:rPr>
        <w:fldChar w:fldCharType="begin"/>
      </w:r>
      <w:r w:rsidR="004D07CF">
        <w:rPr>
          <w:color w:val="222222"/>
        </w:rPr>
        <w:instrText xml:space="preserve"> REF _Ref167190780 \n \h </w:instrText>
      </w:r>
      <w:r w:rsidR="004D07CF">
        <w:rPr>
          <w:color w:val="222222"/>
        </w:rPr>
      </w:r>
      <w:r w:rsidR="004D07CF">
        <w:rPr>
          <w:color w:val="222222"/>
        </w:rPr>
        <w:fldChar w:fldCharType="separate"/>
      </w:r>
      <w:r w:rsidR="004D07CF">
        <w:rPr>
          <w:color w:val="222222"/>
          <w:cs/>
        </w:rPr>
        <w:t>‎</w:t>
      </w:r>
      <w:r w:rsidR="004D07CF">
        <w:rPr>
          <w:color w:val="222222"/>
        </w:rPr>
        <w:t>4</w:t>
      </w:r>
      <w:r w:rsidR="004D07CF">
        <w:rPr>
          <w:color w:val="222222"/>
        </w:rPr>
        <w:fldChar w:fldCharType="end"/>
      </w:r>
      <w:r w:rsidR="00F94041">
        <w:rPr>
          <w:color w:val="222222"/>
        </w:rPr>
        <w:t>)</w:t>
      </w:r>
      <w:r w:rsidR="00A17F05">
        <w:rPr>
          <w:color w:val="222222"/>
        </w:rPr>
        <w:t>.</w:t>
      </w:r>
      <w:r w:rsidR="008D24FD">
        <w:rPr>
          <w:color w:val="222222"/>
        </w:rPr>
        <w:t xml:space="preserve"> Thirty-one days was chosen as it would encompass immediately preceding source events without also including events too distant for them to unlikely be correlated. </w:t>
      </w:r>
    </w:p>
    <w:p w14:paraId="6E1032E6" w14:textId="00A2885F" w:rsidR="00F94041" w:rsidRDefault="005A4D65" w:rsidP="005206FA">
      <w:pPr>
        <w:spacing w:line="480" w:lineRule="auto"/>
      </w:pPr>
      <w:r>
        <w:rPr>
          <w:color w:val="222222"/>
        </w:rPr>
        <w:t xml:space="preserve">Utilizing this list of candidate sources, which included both </w:t>
      </w:r>
      <w:r>
        <w:t xml:space="preserve">exact and approximate locations (municipality level) coordinates, </w:t>
      </w:r>
      <w:r w:rsidR="00F94041">
        <w:t>centroids of a</w:t>
      </w:r>
      <w:r>
        <w:t xml:space="preserve"> weighted K-means algorithm determined the </w:t>
      </w:r>
      <w:r w:rsidRPr="005A4D65">
        <w:t>countries and provinces of potential monitoring locations</w:t>
      </w:r>
      <w:r w:rsidR="00CF47D9">
        <w:t xml:space="preserve"> </w:t>
      </w:r>
      <w:r w:rsidR="00EC5D78">
        <w:t xml:space="preserve">outside the U.S. that would </w:t>
      </w:r>
      <w:r w:rsidR="00CF47D9">
        <w:t xml:space="preserve">support an </w:t>
      </w:r>
      <w:r w:rsidR="00EC5D78">
        <w:t>early detection system for the U</w:t>
      </w:r>
      <w:r w:rsidR="00F94041">
        <w:t xml:space="preserve">S. </w:t>
      </w:r>
      <w:r w:rsidR="005206FA">
        <w:t xml:space="preserve">Nine monitoring locations </w:t>
      </w:r>
      <w:r w:rsidR="00DD4204">
        <w:t>were</w:t>
      </w:r>
      <w:r w:rsidR="005206FA">
        <w:t xml:space="preserve"> determined to be optimal using a gap statistic. </w:t>
      </w:r>
      <w:r w:rsidR="00BB19B4">
        <w:t xml:space="preserve">Specific locations of </w:t>
      </w:r>
      <w:r w:rsidR="00DE1773">
        <w:t>four</w:t>
      </w:r>
      <w:r w:rsidR="008D24FD">
        <w:t xml:space="preserve"> centroids</w:t>
      </w:r>
      <w:r w:rsidR="00BB19B4">
        <w:t xml:space="preserve"> were not on land </w:t>
      </w:r>
      <w:r w:rsidR="008D24FD">
        <w:t xml:space="preserve">and were thus assigned to the nearest location of high activity. </w:t>
      </w:r>
      <w:r w:rsidR="005206FA">
        <w:t xml:space="preserve">In instances where multiple countries were equally close, the country with the highest number of US connections was chosen. </w:t>
      </w:r>
    </w:p>
    <w:p w14:paraId="510B0ABE" w14:textId="7C166AA6" w:rsidR="00D44D1E" w:rsidRPr="00D44D1E" w:rsidRDefault="00D44D1E" w:rsidP="00D44D1E">
      <w:pPr>
        <w:pBdr>
          <w:top w:val="nil"/>
          <w:left w:val="nil"/>
          <w:bottom w:val="nil"/>
          <w:right w:val="nil"/>
          <w:between w:val="nil"/>
        </w:pBdr>
        <w:spacing w:line="480" w:lineRule="auto"/>
        <w:jc w:val="both"/>
        <w:rPr>
          <w:b/>
          <w:color w:val="222222"/>
          <w:sz w:val="24"/>
          <w:szCs w:val="24"/>
          <w:highlight w:val="white"/>
        </w:rPr>
      </w:pPr>
      <w:r>
        <w:rPr>
          <w:b/>
          <w:color w:val="222222"/>
          <w:sz w:val="24"/>
          <w:szCs w:val="24"/>
          <w:highlight w:val="white"/>
        </w:rPr>
        <w:t>Results</w:t>
      </w:r>
    </w:p>
    <w:p w14:paraId="1FE947C2" w14:textId="3A8E7F04" w:rsidR="00BA78E0" w:rsidRDefault="00596BF9" w:rsidP="00BA78E0">
      <w:pPr>
        <w:spacing w:line="480" w:lineRule="auto"/>
      </w:pPr>
      <w:r>
        <w:t xml:space="preserve">The first introduction of HAPI into North America was on 11/26/2021 in </w:t>
      </w:r>
      <w:r w:rsidRPr="00596BF9">
        <w:t>St. John's</w:t>
      </w:r>
      <w:r>
        <w:t xml:space="preserve">, </w:t>
      </w:r>
      <w:r w:rsidRPr="00596BF9">
        <w:t>Newfoundland and Labrador</w:t>
      </w:r>
      <w:r>
        <w:t>, Canada.</w:t>
      </w:r>
      <w:r w:rsidR="006844CB">
        <w:t xml:space="preserve"> The virus then</w:t>
      </w:r>
      <w:r>
        <w:t xml:space="preserve"> spread </w:t>
      </w:r>
      <w:r w:rsidR="00CF47D9">
        <w:t>in</w:t>
      </w:r>
      <w:r>
        <w:t xml:space="preserve">to the US, where it was first introduced </w:t>
      </w:r>
      <w:r w:rsidR="006844CB">
        <w:t>in Colleton,</w:t>
      </w:r>
      <w:r>
        <w:t xml:space="preserve"> South Carolina on </w:t>
      </w:r>
      <w:r w:rsidR="006844CB">
        <w:t>December 30</w:t>
      </w:r>
      <w:r w:rsidR="006844CB" w:rsidRPr="006844CB">
        <w:rPr>
          <w:vertAlign w:val="superscript"/>
        </w:rPr>
        <w:t>th</w:t>
      </w:r>
      <w:r w:rsidR="006844CB">
        <w:t>, 2021</w:t>
      </w:r>
      <w:r w:rsidR="00C67521">
        <w:t xml:space="preserve">; this infection likely came from </w:t>
      </w:r>
      <w:r w:rsidR="00C67521" w:rsidRPr="00596BF9">
        <w:t>St. John's</w:t>
      </w:r>
      <w:r w:rsidR="00C67521">
        <w:t xml:space="preserve">, </w:t>
      </w:r>
      <w:r w:rsidR="00C67521" w:rsidRPr="00596BF9">
        <w:t>Newfoundland and Labrador</w:t>
      </w:r>
      <w:r w:rsidR="00C67521">
        <w:t>, Canada</w:t>
      </w:r>
      <w:r w:rsidR="006844CB">
        <w:t>.</w:t>
      </w:r>
      <w:r w:rsidR="00E63FB1">
        <w:t xml:space="preserve"> On January 28</w:t>
      </w:r>
      <w:r w:rsidR="00E63FB1" w:rsidRPr="00596BF9">
        <w:rPr>
          <w:vertAlign w:val="superscript"/>
        </w:rPr>
        <w:t>th</w:t>
      </w:r>
      <w:r w:rsidR="00E63FB1">
        <w:t>, 202</w:t>
      </w:r>
      <w:r w:rsidR="00387571">
        <w:t>2</w:t>
      </w:r>
      <w:r w:rsidR="00E63FB1">
        <w:t>, the first report of the r</w:t>
      </w:r>
      <w:r w:rsidR="00E63FB1" w:rsidRPr="00F8309A">
        <w:t>eassort</w:t>
      </w:r>
      <w:r w:rsidR="00E63FB1">
        <w:t>ed</w:t>
      </w:r>
      <w:r w:rsidR="00E63FB1" w:rsidRPr="00F8309A">
        <w:t xml:space="preserve"> Eurasian and North American</w:t>
      </w:r>
      <w:r w:rsidR="00E63FB1">
        <w:t xml:space="preserve"> strain appears, quickly replacing the fully Eurasian strain as the most common within the US.</w:t>
      </w:r>
      <w:r w:rsidR="0045130C">
        <w:t xml:space="preserve"> On NextStrain, </w:t>
      </w:r>
      <w:r w:rsidR="00920C57">
        <w:t>very few</w:t>
      </w:r>
      <w:r w:rsidR="0045130C">
        <w:t xml:space="preserve"> cases are from a Japanese/Korean lineage</w:t>
      </w:r>
      <w:r w:rsidR="00920C57">
        <w:t>; a vast majority</w:t>
      </w:r>
      <w:r w:rsidR="0045130C">
        <w:t xml:space="preserve"> are within a tightly knit </w:t>
      </w:r>
      <w:r w:rsidR="00920C57">
        <w:t xml:space="preserve">web of North </w:t>
      </w:r>
      <w:r w:rsidR="00920C57">
        <w:lastRenderedPageBreak/>
        <w:t>and South American cases from a primarily European lineage. There are no mutations that make any North American country’s lineage distinct. All North American cases</w:t>
      </w:r>
      <w:r w:rsidR="00A84108">
        <w:t xml:space="preserve"> from the current outbreak</w:t>
      </w:r>
      <w:r w:rsidR="00920C57">
        <w:t xml:space="preserve"> are </w:t>
      </w:r>
      <w:r w:rsidR="00CF47D9">
        <w:t xml:space="preserve">believed to belong to </w:t>
      </w:r>
      <w:r w:rsidR="00920C57">
        <w:t>the 2.3.4.4b clad</w:t>
      </w:r>
      <w:r w:rsidR="00B53253">
        <w:t>e (</w:t>
      </w:r>
      <w:r w:rsidR="004D07CF">
        <w:fldChar w:fldCharType="begin"/>
      </w:r>
      <w:r w:rsidR="004D07CF">
        <w:instrText xml:space="preserve"> REF _Ref167190837 \n \h </w:instrText>
      </w:r>
      <w:r w:rsidR="004D07CF">
        <w:fldChar w:fldCharType="separate"/>
      </w:r>
      <w:r w:rsidR="004D07CF">
        <w:rPr>
          <w:cs/>
        </w:rPr>
        <w:t>‎</w:t>
      </w:r>
      <w:r w:rsidR="004D07CF">
        <w:t>11</w:t>
      </w:r>
      <w:r w:rsidR="004D07CF">
        <w:fldChar w:fldCharType="end"/>
      </w:r>
      <w:r w:rsidR="00B53253">
        <w:t>)</w:t>
      </w:r>
      <w:r w:rsidR="00920C57">
        <w:t>.</w:t>
      </w:r>
    </w:p>
    <w:p w14:paraId="472C219B" w14:textId="026A8580" w:rsidR="0075043E" w:rsidRDefault="0075043E" w:rsidP="00BA78E0">
      <w:pPr>
        <w:spacing w:line="480" w:lineRule="auto"/>
      </w:pPr>
      <w:r>
        <w:t xml:space="preserve">Within the banding file, there were 83 counties with migratory connections to the United States. </w:t>
      </w:r>
      <w:r w:rsidR="005D4050">
        <w:t>E</w:t>
      </w:r>
      <w:r>
        <w:t xml:space="preserve">xcluding the US itself, the five countries with the most known connections are Canada, Mexico, Ghana, Cuba, and Panama. </w:t>
      </w:r>
      <w:r w:rsidR="005D4050">
        <w:t xml:space="preserve">Of the 2048 unique potential source events identified, 1243 originated outside of the US. Sixteen countries were identified as potential sources, the most common of which were Canada, the United Kingdom, France, the Netherlands, and Japan.  </w:t>
      </w:r>
      <w:r w:rsidR="005D4050" w:rsidRPr="00BA78E0">
        <w:t xml:space="preserve">There </w:t>
      </w:r>
      <w:r w:rsidR="005D4050">
        <w:t>was</w:t>
      </w:r>
      <w:r w:rsidR="005D4050" w:rsidRPr="00BA78E0">
        <w:t xml:space="preserve"> an average of </w:t>
      </w:r>
      <w:r w:rsidR="005D4050">
        <w:t>16.6</w:t>
      </w:r>
      <w:r w:rsidR="005D4050" w:rsidRPr="00BA78E0">
        <w:t xml:space="preserve"> days between when the potential source outbreak occurred and when the disease is first introduced </w:t>
      </w:r>
      <w:r w:rsidR="005D4050">
        <w:t>in</w:t>
      </w:r>
      <w:r w:rsidR="005D4050" w:rsidRPr="00BA78E0">
        <w:t>to the state.</w:t>
      </w:r>
    </w:p>
    <w:p w14:paraId="685BB31C" w14:textId="6F1F18B2" w:rsidR="002619A2" w:rsidRDefault="00505C40" w:rsidP="00DB0C05">
      <w:pPr>
        <w:spacing w:line="480" w:lineRule="auto"/>
      </w:pPr>
      <w:r>
        <w:t xml:space="preserve">Weighted K-means centroids </w:t>
      </w:r>
      <w:r w:rsidR="00AF2E52">
        <w:t xml:space="preserve">were in Canada, Japan, </w:t>
      </w:r>
      <w:r w:rsidR="00C67521">
        <w:t xml:space="preserve">Mexico, </w:t>
      </w:r>
      <w:r w:rsidR="00AF2E52">
        <w:t xml:space="preserve">and Western Europe. </w:t>
      </w:r>
      <w:r w:rsidR="00C67521">
        <w:t xml:space="preserve">Proposed monitoring locations are in Canada, Japan, Mexico, and Scotland. The amount of time between a location’s infection and the US ranges from </w:t>
      </w:r>
      <w:r w:rsidR="000A7AD0">
        <w:t xml:space="preserve">11.64 to 23.35 days (table 2). </w:t>
      </w:r>
      <w:r w:rsidR="00DB0C05">
        <w:t xml:space="preserve">The states monitored by each proposed locations were found using known flyways of the country (excluding Canada and Mexico, where provinces were used). </w:t>
      </w:r>
      <w:r w:rsidR="000A7AD0">
        <w:t xml:space="preserve">Monitoring locations </w:t>
      </w:r>
      <w:r w:rsidR="00DB0C05">
        <w:t xml:space="preserve">provide advanced warning to all fifty states, proving each state with at least two monitoring locations (figure 2). Each location covers several states, as seen in figure 3. </w:t>
      </w:r>
      <w:r w:rsidR="00E6622E">
        <w:t xml:space="preserve">France only has connections to two </w:t>
      </w:r>
      <w:r w:rsidR="002619A2">
        <w:t>states but</w:t>
      </w:r>
      <w:r w:rsidR="00E6622E">
        <w:t xml:space="preserve"> has one of the highest numbers of potential </w:t>
      </w:r>
      <w:r w:rsidR="002619A2">
        <w:t>source events worldwide.</w:t>
      </w:r>
    </w:p>
    <w:p w14:paraId="1703682B" w14:textId="77777777" w:rsidR="002619A2" w:rsidRDefault="002619A2">
      <w:r>
        <w:br w:type="page"/>
      </w:r>
    </w:p>
    <w:p w14:paraId="2FA7F191" w14:textId="4E6A8ACD" w:rsidR="00D44D1E" w:rsidRPr="00D44D1E" w:rsidRDefault="00D44D1E" w:rsidP="00D44D1E">
      <w:pPr>
        <w:pBdr>
          <w:top w:val="nil"/>
          <w:left w:val="nil"/>
          <w:bottom w:val="nil"/>
          <w:right w:val="nil"/>
          <w:between w:val="nil"/>
        </w:pBdr>
        <w:spacing w:line="480" w:lineRule="auto"/>
        <w:jc w:val="both"/>
        <w:rPr>
          <w:b/>
          <w:color w:val="222222"/>
          <w:sz w:val="24"/>
          <w:szCs w:val="24"/>
          <w:highlight w:val="white"/>
        </w:rPr>
      </w:pPr>
      <w:r>
        <w:rPr>
          <w:b/>
          <w:color w:val="222222"/>
          <w:sz w:val="24"/>
          <w:szCs w:val="24"/>
          <w:highlight w:val="white"/>
        </w:rPr>
        <w:lastRenderedPageBreak/>
        <w:t>Discussion</w:t>
      </w:r>
    </w:p>
    <w:p w14:paraId="529F42D0" w14:textId="7ED4EDD2" w:rsidR="00A84108" w:rsidRPr="005459C2" w:rsidRDefault="00A77721" w:rsidP="00061720">
      <w:pPr>
        <w:spacing w:line="480" w:lineRule="auto"/>
        <w:rPr>
          <w:ins w:id="1" w:author="Andres Perez" w:date="2024-05-17T03:30:00Z"/>
        </w:rPr>
      </w:pPr>
      <w:r>
        <w:t>Highly pathogenic avian influenza (HPAI), a disease that first started gaining global attention in 1996</w:t>
      </w:r>
      <w:r w:rsidR="00FC04FB">
        <w:t>,</w:t>
      </w:r>
      <w:r>
        <w:t xml:space="preserve"> </w:t>
      </w:r>
      <w:r w:rsidR="00FC04FB">
        <w:t>h</w:t>
      </w:r>
      <w:r>
        <w:t xml:space="preserve">as since exploded in prevalence and pathogenicity. The most recent pandemic, beginning in 2021, resulted in </w:t>
      </w:r>
      <w:r w:rsidR="00DD4204">
        <w:t>hundreds of</w:t>
      </w:r>
      <w:r w:rsidR="00AB42DD">
        <w:t xml:space="preserve"> </w:t>
      </w:r>
      <w:r>
        <w:t>millions of birds dying or being culled to limit the spread of the disease</w:t>
      </w:r>
      <w:r w:rsidR="00B53253">
        <w:t xml:space="preserve"> (</w:t>
      </w:r>
      <w:r w:rsidR="004D07CF">
        <w:fldChar w:fldCharType="begin"/>
      </w:r>
      <w:r w:rsidR="004D07CF">
        <w:instrText xml:space="preserve"> REF _Ref167190849 \n \h </w:instrText>
      </w:r>
      <w:r w:rsidR="004D07CF">
        <w:fldChar w:fldCharType="separate"/>
      </w:r>
      <w:r w:rsidR="004D07CF">
        <w:rPr>
          <w:cs/>
        </w:rPr>
        <w:t>‎</w:t>
      </w:r>
      <w:r w:rsidR="004D07CF">
        <w:t>12</w:t>
      </w:r>
      <w:r w:rsidR="004D07CF">
        <w:fldChar w:fldCharType="end"/>
      </w:r>
      <w:r w:rsidR="00B53253">
        <w:t>)</w:t>
      </w:r>
      <w:r>
        <w:t>.</w:t>
      </w:r>
      <w:r w:rsidR="00061720">
        <w:t xml:space="preserve"> In late October 2023, HAPI was detected in Antarctica for the first time; previously the only major geographical region where HPAI had not been detected</w:t>
      </w:r>
      <w:r w:rsidR="00B53253">
        <w:t xml:space="preserve"> (</w:t>
      </w:r>
      <w:r w:rsidR="004D07CF">
        <w:fldChar w:fldCharType="begin"/>
      </w:r>
      <w:r w:rsidR="004D07CF">
        <w:instrText xml:space="preserve"> REF _Ref167190856 \n \h </w:instrText>
      </w:r>
      <w:r w:rsidR="004D07CF">
        <w:fldChar w:fldCharType="separate"/>
      </w:r>
      <w:r w:rsidR="004D07CF">
        <w:rPr>
          <w:cs/>
        </w:rPr>
        <w:t>‎</w:t>
      </w:r>
      <w:r w:rsidR="004D07CF">
        <w:t>13</w:t>
      </w:r>
      <w:r w:rsidR="004D07CF">
        <w:fldChar w:fldCharType="end"/>
      </w:r>
      <w:r w:rsidR="00B53253">
        <w:t>)</w:t>
      </w:r>
      <w:r w:rsidR="00061720">
        <w:t>.</w:t>
      </w:r>
      <w:r>
        <w:t xml:space="preserve"> The disease is endemic </w:t>
      </w:r>
      <w:r w:rsidR="00DD4204">
        <w:t>to</w:t>
      </w:r>
      <w:r>
        <w:t xml:space="preserve"> waterfowl and frequently spill-over to domestic poultry, which increases the risk of transmission to mammals. </w:t>
      </w:r>
      <w:proofErr w:type="spellStart"/>
      <w:r w:rsidR="007E52EB">
        <w:t>DashFluBoard</w:t>
      </w:r>
      <w:proofErr w:type="spellEnd"/>
      <w:r w:rsidR="007E52EB">
        <w:t xml:space="preserve">, which combines data on </w:t>
      </w:r>
      <w:r w:rsidR="00DD4204">
        <w:t>several</w:t>
      </w:r>
      <w:r w:rsidR="007E52EB">
        <w:t xml:space="preserve"> factors associated with increased HPAI risk in interactive maps, can be used to track the evolution of an epidemic.  </w:t>
      </w:r>
      <w:r w:rsidR="00FC04FB">
        <w:t xml:space="preserve">Here, the potential sources of disease introduction into each US state were identified to propose monitoring locations outside of the country, with the objective of supporting early detection of </w:t>
      </w:r>
      <w:r w:rsidR="007E52EB">
        <w:t>HAPI and mitigating its impact within the US</w:t>
      </w:r>
      <w:r w:rsidR="00FC04FB">
        <w:t>.</w:t>
      </w:r>
    </w:p>
    <w:p w14:paraId="12EE3642" w14:textId="141BE16D" w:rsidR="009A3254" w:rsidRDefault="00AB42DD" w:rsidP="009A3254">
      <w:pPr>
        <w:spacing w:line="480" w:lineRule="auto"/>
      </w:pPr>
      <w:r>
        <w:t xml:space="preserve">The CDC currently monitors and reports instances of AIV in wild birds, poultry, mammals, people, and dairy cattle. </w:t>
      </w:r>
      <w:r w:rsidR="001927C4">
        <w:t>At the time of writing, t</w:t>
      </w:r>
      <w:r>
        <w:t xml:space="preserve">here have been </w:t>
      </w:r>
      <w:r w:rsidR="001927C4">
        <w:t>two</w:t>
      </w:r>
      <w:r>
        <w:t xml:space="preserve"> human cases of avian influenza since 2022, both in different states and following exposure of different types of animals</w:t>
      </w:r>
      <w:r w:rsidR="00B53253">
        <w:t xml:space="preserve"> (</w:t>
      </w:r>
      <w:r w:rsidR="004D07CF">
        <w:fldChar w:fldCharType="begin"/>
      </w:r>
      <w:r w:rsidR="004D07CF">
        <w:instrText xml:space="preserve"> REF _Ref167190863 \n \h </w:instrText>
      </w:r>
      <w:r w:rsidR="004D07CF">
        <w:fldChar w:fldCharType="separate"/>
      </w:r>
      <w:r w:rsidR="004D07CF">
        <w:rPr>
          <w:cs/>
        </w:rPr>
        <w:t>‎</w:t>
      </w:r>
      <w:r w:rsidR="004D07CF">
        <w:t>14</w:t>
      </w:r>
      <w:r w:rsidR="004D07CF">
        <w:fldChar w:fldCharType="end"/>
      </w:r>
      <w:r w:rsidR="00B53253">
        <w:t>)</w:t>
      </w:r>
      <w:r>
        <w:t>. The US has had the highest number of reported cases in mammals throughout the world, leading to a higher-than-average variance in the mortality of those infected</w:t>
      </w:r>
      <w:r w:rsidR="00B53253">
        <w:t xml:space="preserve"> (</w:t>
      </w:r>
      <w:r w:rsidR="004D07CF">
        <w:fldChar w:fldCharType="begin"/>
      </w:r>
      <w:r w:rsidR="004D07CF">
        <w:instrText xml:space="preserve"> REF _Ref167190867 \n \h </w:instrText>
      </w:r>
      <w:r w:rsidR="004D07CF">
        <w:fldChar w:fldCharType="separate"/>
      </w:r>
      <w:r w:rsidR="004D07CF">
        <w:rPr>
          <w:cs/>
        </w:rPr>
        <w:t>‎</w:t>
      </w:r>
      <w:r w:rsidR="004D07CF">
        <w:t>15</w:t>
      </w:r>
      <w:r w:rsidR="004D07CF">
        <w:fldChar w:fldCharType="end"/>
      </w:r>
      <w:r w:rsidR="00B53253">
        <w:t>)</w:t>
      </w:r>
      <w:r>
        <w:t>.</w:t>
      </w:r>
      <w:r w:rsidR="00CB06FB">
        <w:t xml:space="preserve"> Early warning and detection are integral to mitigating disease spread and limit population culling. </w:t>
      </w:r>
      <w:r w:rsidR="00E83F1D">
        <w:t xml:space="preserve">Early detection and depopulation of infected poultry </w:t>
      </w:r>
      <w:r w:rsidR="00CB06FB">
        <w:t>can</w:t>
      </w:r>
      <w:r w:rsidR="00E83F1D">
        <w:t xml:space="preserve"> allow farms to repopulate barns an estimated </w:t>
      </w:r>
      <w:r w:rsidR="00B53253">
        <w:t>thirty-seven</w:t>
      </w:r>
      <w:r w:rsidR="00E83F1D">
        <w:t xml:space="preserve"> days sooner</w:t>
      </w:r>
      <w:r w:rsidR="00CB06FB">
        <w:t xml:space="preserve"> than those with a delayed response</w:t>
      </w:r>
      <w:r w:rsidR="00E83F1D">
        <w:t>, mitigating an estimated $3.3 million in lost revenue</w:t>
      </w:r>
      <w:r w:rsidR="00B53253">
        <w:t xml:space="preserve"> (</w:t>
      </w:r>
      <w:r w:rsidR="004D07CF">
        <w:fldChar w:fldCharType="begin"/>
      </w:r>
      <w:r w:rsidR="004D07CF">
        <w:instrText xml:space="preserve"> REF _Ref167190872 \n \h </w:instrText>
      </w:r>
      <w:r w:rsidR="004D07CF">
        <w:fldChar w:fldCharType="separate"/>
      </w:r>
      <w:r w:rsidR="004D07CF">
        <w:rPr>
          <w:cs/>
        </w:rPr>
        <w:t>‎</w:t>
      </w:r>
      <w:r w:rsidR="004D07CF">
        <w:t>16</w:t>
      </w:r>
      <w:r w:rsidR="004D07CF">
        <w:fldChar w:fldCharType="end"/>
      </w:r>
      <w:r w:rsidR="00B53253">
        <w:t>)</w:t>
      </w:r>
      <w:r w:rsidR="00E83F1D">
        <w:t xml:space="preserve">.  </w:t>
      </w:r>
      <w:r w:rsidR="009A3254">
        <w:t>Although there are numerous techniques for rapid detection of disease presence</w:t>
      </w:r>
      <w:r w:rsidR="00B53253">
        <w:t xml:space="preserve"> (</w:t>
      </w:r>
      <w:r w:rsidR="004D07CF">
        <w:fldChar w:fldCharType="begin"/>
      </w:r>
      <w:r w:rsidR="004D07CF">
        <w:instrText xml:space="preserve"> REF _Ref167190877 \n \h </w:instrText>
      </w:r>
      <w:r w:rsidR="004D07CF">
        <w:fldChar w:fldCharType="separate"/>
      </w:r>
      <w:r w:rsidR="004D07CF">
        <w:rPr>
          <w:cs/>
        </w:rPr>
        <w:t>‎</w:t>
      </w:r>
      <w:r w:rsidR="004D07CF">
        <w:t>17</w:t>
      </w:r>
      <w:r w:rsidR="004D07CF">
        <w:fldChar w:fldCharType="end"/>
      </w:r>
      <w:r w:rsidR="00B53253">
        <w:t>)</w:t>
      </w:r>
      <w:r w:rsidR="009A3254">
        <w:t>, there are no systems to provide early warning for disease outbreak prior to it entering the region of interest. Past projects have identified pathways of disease entrance into the EU have been identified</w:t>
      </w:r>
      <w:r w:rsidR="004D07CF">
        <w:t xml:space="preserve"> </w:t>
      </w:r>
      <w:r w:rsidR="00B53253">
        <w:t>(</w:t>
      </w:r>
      <w:r w:rsidR="004D07CF">
        <w:fldChar w:fldCharType="begin"/>
      </w:r>
      <w:r w:rsidR="004D07CF">
        <w:instrText xml:space="preserve"> REF _Ref167190884 \n \h </w:instrText>
      </w:r>
      <w:r w:rsidR="004D07CF">
        <w:fldChar w:fldCharType="separate"/>
      </w:r>
      <w:r w:rsidR="004D07CF">
        <w:rPr>
          <w:cs/>
        </w:rPr>
        <w:t>‎</w:t>
      </w:r>
      <w:r w:rsidR="004D07CF">
        <w:t>18</w:t>
      </w:r>
      <w:r w:rsidR="004D07CF">
        <w:fldChar w:fldCharType="end"/>
      </w:r>
      <w:r w:rsidR="00B53253">
        <w:t>)</w:t>
      </w:r>
      <w:r w:rsidR="009A3254" w:rsidRPr="00155E0D">
        <w:t xml:space="preserve">, but </w:t>
      </w:r>
      <w:r w:rsidR="009A3254">
        <w:t>this has not extended to North America nor the US.</w:t>
      </w:r>
    </w:p>
    <w:p w14:paraId="62766EC3" w14:textId="7E3966B6" w:rsidR="00AB42DD" w:rsidRDefault="00DA495F" w:rsidP="00AF5BE1">
      <w:pPr>
        <w:spacing w:line="480" w:lineRule="auto"/>
      </w:pPr>
      <w:r>
        <w:lastRenderedPageBreak/>
        <w:t>The virus, spread by wild bird populations across the world, has mutated within regions</w:t>
      </w:r>
      <w:r w:rsidR="00B53253">
        <w:t xml:space="preserve"> (11)</w:t>
      </w:r>
      <w:r>
        <w:t>. This allows for future infection</w:t>
      </w:r>
      <w:r w:rsidR="00F10CDE">
        <w:t xml:space="preserve">s </w:t>
      </w:r>
      <w:r>
        <w:t xml:space="preserve">to be traced via phylogeny. </w:t>
      </w:r>
      <w:r w:rsidR="00CB06FB">
        <w:t xml:space="preserve">An analysis of viruses within the 2.3.4.4b clade found sixteen different genotypes, nine of which were only detected in one country or region. As </w:t>
      </w:r>
      <w:r w:rsidR="008578E5">
        <w:t>the disease continues to circulate, reassortment is promised</w:t>
      </w:r>
      <w:r w:rsidR="00B53253">
        <w:t xml:space="preserve"> (</w:t>
      </w:r>
      <w:r w:rsidR="004D07CF">
        <w:fldChar w:fldCharType="begin"/>
      </w:r>
      <w:r w:rsidR="004D07CF">
        <w:instrText xml:space="preserve"> REF _Ref167190889 \n \h </w:instrText>
      </w:r>
      <w:r w:rsidR="004D07CF">
        <w:fldChar w:fldCharType="separate"/>
      </w:r>
      <w:r w:rsidR="004D07CF">
        <w:rPr>
          <w:cs/>
        </w:rPr>
        <w:t>‎</w:t>
      </w:r>
      <w:r w:rsidR="004D07CF">
        <w:t>19</w:t>
      </w:r>
      <w:r w:rsidR="004D07CF">
        <w:fldChar w:fldCharType="end"/>
      </w:r>
      <w:r w:rsidR="00B53253">
        <w:t>)</w:t>
      </w:r>
      <w:r w:rsidR="008578E5">
        <w:t xml:space="preserve">. </w:t>
      </w:r>
    </w:p>
    <w:p w14:paraId="55E2AD30" w14:textId="37CCBB94" w:rsidR="00E7525D" w:rsidRDefault="00AF5BE1" w:rsidP="00E7525D">
      <w:pPr>
        <w:spacing w:line="480" w:lineRule="auto"/>
      </w:pPr>
      <w:r>
        <w:t xml:space="preserve">This analysis found that six monitoring locations would support </w:t>
      </w:r>
      <w:r w:rsidRPr="00AF5BE1">
        <w:t>the early detection of HPAI pandemics before the disease enters the U.S</w:t>
      </w:r>
      <w:r>
        <w:t>. an average of 16 days prior to an outbreak. This time would allow poultry farms and estuaries to take necessary precautions against disease entrance and time to heighten awareness of diseased bird signs. Both preventative and emergency vaccinations are viable options for farmers</w:t>
      </w:r>
      <w:r w:rsidR="00B53253">
        <w:t xml:space="preserve"> (</w:t>
      </w:r>
      <w:r w:rsidR="004D07CF">
        <w:fldChar w:fldCharType="begin"/>
      </w:r>
      <w:r w:rsidR="004D07CF">
        <w:instrText xml:space="preserve"> REF _Ref167190894 \n \h </w:instrText>
      </w:r>
      <w:r w:rsidR="004D07CF">
        <w:fldChar w:fldCharType="separate"/>
      </w:r>
      <w:r w:rsidR="004D07CF">
        <w:rPr>
          <w:cs/>
        </w:rPr>
        <w:t>‎</w:t>
      </w:r>
      <w:r w:rsidR="004D07CF">
        <w:t>20</w:t>
      </w:r>
      <w:r w:rsidR="004D07CF">
        <w:fldChar w:fldCharType="end"/>
      </w:r>
      <w:r w:rsidR="00B53253">
        <w:t>)</w:t>
      </w:r>
      <w:r>
        <w:t xml:space="preserve">. </w:t>
      </w:r>
      <w:r w:rsidR="00E7525D">
        <w:t xml:space="preserve">Preventative biosecurity measures at farm and shed entrances, such as disinfection booths and boot changes, have also shown </w:t>
      </w:r>
      <w:r w:rsidR="004D07CF">
        <w:t xml:space="preserve">to significantly </w:t>
      </w:r>
      <w:r w:rsidR="00E7525D">
        <w:t>decrease in HAPI infection</w:t>
      </w:r>
      <w:r w:rsidR="00B53253">
        <w:t xml:space="preserve"> (</w:t>
      </w:r>
      <w:r w:rsidR="004D07CF">
        <w:fldChar w:fldCharType="begin"/>
      </w:r>
      <w:r w:rsidR="004D07CF">
        <w:instrText xml:space="preserve"> REF _Ref167190903 \n \h </w:instrText>
      </w:r>
      <w:r w:rsidR="004D07CF">
        <w:fldChar w:fldCharType="separate"/>
      </w:r>
      <w:r w:rsidR="004D07CF">
        <w:rPr>
          <w:cs/>
        </w:rPr>
        <w:t>‎</w:t>
      </w:r>
      <w:r w:rsidR="004D07CF">
        <w:t>21</w:t>
      </w:r>
      <w:r w:rsidR="004D07CF">
        <w:fldChar w:fldCharType="end"/>
      </w:r>
      <w:r w:rsidR="00B53253">
        <w:t>)</w:t>
      </w:r>
      <w:r w:rsidR="00E7525D">
        <w:t>. This time should also be used to review HPAI symptoms with staff and procedures if an infection is suspected.</w:t>
      </w:r>
    </w:p>
    <w:p w14:paraId="75884AF0" w14:textId="5CD74DEF" w:rsidR="00E7525D" w:rsidRPr="00AF5BE1" w:rsidRDefault="00E7525D" w:rsidP="00E7525D">
      <w:pPr>
        <w:spacing w:line="480" w:lineRule="auto"/>
      </w:pPr>
      <w:r>
        <w:t xml:space="preserve">This article has presented proposed monitoring locations for advanced warning of U.S. highly pathogenic avian influenza (HPAI) utilizing data from </w:t>
      </w:r>
      <w:proofErr w:type="spellStart"/>
      <w:r>
        <w:t>DashFluBoard</w:t>
      </w:r>
      <w:proofErr w:type="spellEnd"/>
      <w:r>
        <w:t xml:space="preserve">. Proposed monitoring locations include </w:t>
      </w:r>
      <w:commentRangeStart w:id="2"/>
      <w:r w:rsidR="00EE2BB9">
        <w:t xml:space="preserve">five </w:t>
      </w:r>
      <w:r>
        <w:t>Canadian provinces and the Netherlands</w:t>
      </w:r>
      <w:commentRangeEnd w:id="2"/>
      <w:r w:rsidR="00824F14">
        <w:rPr>
          <w:rStyle w:val="CommentReference"/>
        </w:rPr>
        <w:commentReference w:id="2"/>
      </w:r>
      <w:r>
        <w:t xml:space="preserve">, giving American fowl owners time to prepare before an outbreak occurs. </w:t>
      </w:r>
    </w:p>
    <w:p w14:paraId="4F163E7E" w14:textId="77777777" w:rsidR="00D01F70" w:rsidRDefault="00D01F70">
      <w:pPr>
        <w:rPr>
          <w:color w:val="222222"/>
          <w:highlight w:val="white"/>
        </w:rPr>
      </w:pPr>
      <w:r>
        <w:rPr>
          <w:color w:val="222222"/>
          <w:highlight w:val="white"/>
        </w:rPr>
        <w:br w:type="page"/>
      </w:r>
    </w:p>
    <w:p w14:paraId="00000071" w14:textId="20AE0583" w:rsidR="009C6B44" w:rsidRDefault="00190C7F">
      <w:pPr>
        <w:spacing w:line="480" w:lineRule="auto"/>
        <w:rPr>
          <w:color w:val="222222"/>
          <w:highlight w:val="white"/>
        </w:rPr>
      </w:pPr>
      <w:r>
        <w:rPr>
          <w:b/>
          <w:color w:val="222222"/>
          <w:highlight w:val="white"/>
        </w:rPr>
        <w:lastRenderedPageBreak/>
        <w:t>Ethical Statement (ES)</w:t>
      </w:r>
      <w:r>
        <w:rPr>
          <w:color w:val="222222"/>
          <w:highlight w:val="white"/>
        </w:rPr>
        <w:t>.  No sample collection or questionnaires have been specifically conducted for this study and thus, an ES is not applicable.</w:t>
      </w:r>
      <w:r>
        <w:rPr>
          <w:color w:val="222222"/>
        </w:rPr>
        <w:br/>
      </w:r>
      <w:r>
        <w:rPr>
          <w:color w:val="222222"/>
        </w:rPr>
        <w:br/>
      </w:r>
      <w:r>
        <w:rPr>
          <w:b/>
          <w:color w:val="222222"/>
          <w:highlight w:val="white"/>
        </w:rPr>
        <w:t>Conflict of interest statement</w:t>
      </w:r>
      <w:r>
        <w:rPr>
          <w:color w:val="222222"/>
          <w:highlight w:val="white"/>
        </w:rPr>
        <w:t>. The authors declare no conflict of interest.</w:t>
      </w:r>
    </w:p>
    <w:p w14:paraId="00000072" w14:textId="77777777" w:rsidR="009C6B44" w:rsidRDefault="009C6B44">
      <w:pPr>
        <w:spacing w:line="480" w:lineRule="auto"/>
        <w:rPr>
          <w:color w:val="222222"/>
          <w:highlight w:val="white"/>
        </w:rPr>
      </w:pPr>
    </w:p>
    <w:p w14:paraId="00000073" w14:textId="77777777" w:rsidR="009C6B44" w:rsidRDefault="00190C7F">
      <w:pPr>
        <w:spacing w:line="480" w:lineRule="auto"/>
        <w:rPr>
          <w:b/>
          <w:color w:val="222222"/>
          <w:highlight w:val="white"/>
        </w:rPr>
      </w:pPr>
      <w:r>
        <w:rPr>
          <w:b/>
          <w:color w:val="222222"/>
          <w:highlight w:val="white"/>
        </w:rPr>
        <w:t>References</w:t>
      </w:r>
    </w:p>
    <w:p w14:paraId="41583AD5" w14:textId="6FFF89F4" w:rsidR="004F02C1" w:rsidRPr="004F02C1" w:rsidRDefault="004F02C1" w:rsidP="004F02C1">
      <w:pPr>
        <w:pStyle w:val="ListParagraph"/>
        <w:numPr>
          <w:ilvl w:val="0"/>
          <w:numId w:val="3"/>
        </w:numPr>
        <w:spacing w:line="480" w:lineRule="auto"/>
        <w:rPr>
          <w:bCs/>
          <w:color w:val="222222"/>
        </w:rPr>
      </w:pPr>
      <w:bookmarkStart w:id="3" w:name="_Ref167190669"/>
      <w:r w:rsidRPr="004F02C1">
        <w:rPr>
          <w:bCs/>
          <w:color w:val="222222"/>
        </w:rPr>
        <w:t>EFSA 2017. Risk factors of primary introduction of highly pathogenic and low pathogenic avian influenza virus into European poultry holdings, considering at least material contaminated by wild birds and contact with wild birds. EFSA supporting publication 2017: EN-1282. 24 pp.</w:t>
      </w:r>
      <w:bookmarkEnd w:id="3"/>
    </w:p>
    <w:p w14:paraId="0EC153A1" w14:textId="26FA173F" w:rsidR="004F02C1" w:rsidRPr="004F02C1" w:rsidRDefault="004F02C1" w:rsidP="004F02C1">
      <w:pPr>
        <w:pStyle w:val="ListParagraph"/>
        <w:numPr>
          <w:ilvl w:val="0"/>
          <w:numId w:val="3"/>
        </w:numPr>
        <w:spacing w:line="480" w:lineRule="auto"/>
        <w:rPr>
          <w:bCs/>
          <w:color w:val="222222"/>
          <w:highlight w:val="white"/>
        </w:rPr>
      </w:pPr>
      <w:bookmarkStart w:id="4" w:name="_Ref167190725"/>
      <w:r w:rsidRPr="004F02C1">
        <w:rPr>
          <w:bCs/>
          <w:color w:val="222222"/>
        </w:rPr>
        <w:t>Ramos S., MacLachlan M.,</w:t>
      </w:r>
      <w:r w:rsidR="000C1465">
        <w:rPr>
          <w:bCs/>
          <w:color w:val="222222"/>
        </w:rPr>
        <w:t xml:space="preserve"> </w:t>
      </w:r>
      <w:r w:rsidRPr="004F02C1">
        <w:rPr>
          <w:bCs/>
          <w:color w:val="222222"/>
        </w:rPr>
        <w:t>Melton A. 2017. Impacts of the 2014-2015 Highly Pathogenic Avian Influenza Outbreak on the U.S. Poultry Sector, LDPM-282-02. USDA, Economic Research Service</w:t>
      </w:r>
      <w:bookmarkEnd w:id="4"/>
    </w:p>
    <w:p w14:paraId="0DB24FE8" w14:textId="77777777" w:rsidR="004F02C1" w:rsidRPr="004F02C1" w:rsidRDefault="004F02C1" w:rsidP="004F02C1">
      <w:pPr>
        <w:pStyle w:val="ListParagraph"/>
        <w:numPr>
          <w:ilvl w:val="0"/>
          <w:numId w:val="3"/>
        </w:numPr>
        <w:spacing w:line="480" w:lineRule="auto"/>
        <w:rPr>
          <w:bCs/>
          <w:color w:val="222222"/>
        </w:rPr>
      </w:pPr>
      <w:bookmarkStart w:id="5" w:name="_Ref167190748"/>
      <w:r w:rsidRPr="004F02C1">
        <w:rPr>
          <w:bCs/>
          <w:color w:val="222222"/>
        </w:rPr>
        <w:t xml:space="preserve">Fick, S.E. and R.J. </w:t>
      </w:r>
      <w:proofErr w:type="spellStart"/>
      <w:r w:rsidRPr="004F02C1">
        <w:rPr>
          <w:bCs/>
          <w:color w:val="222222"/>
        </w:rPr>
        <w:t>Hijmans</w:t>
      </w:r>
      <w:proofErr w:type="spellEnd"/>
      <w:r w:rsidRPr="004F02C1">
        <w:rPr>
          <w:bCs/>
          <w:color w:val="222222"/>
        </w:rPr>
        <w:t xml:space="preserve">, 2017. </w:t>
      </w:r>
      <w:proofErr w:type="spellStart"/>
      <w:r w:rsidRPr="004F02C1">
        <w:rPr>
          <w:bCs/>
          <w:color w:val="222222"/>
        </w:rPr>
        <w:t>WorldClim</w:t>
      </w:r>
      <w:proofErr w:type="spellEnd"/>
      <w:r w:rsidRPr="004F02C1">
        <w:rPr>
          <w:bCs/>
          <w:color w:val="222222"/>
        </w:rPr>
        <w:t xml:space="preserve"> 2: new 1km spatial resolution climate surfaces for global land areas. International Journal of Climatology 37 (12): 4302-4315.</w:t>
      </w:r>
      <w:bookmarkEnd w:id="5"/>
    </w:p>
    <w:p w14:paraId="15BFC5B4" w14:textId="76EDFAF4" w:rsidR="004F02C1" w:rsidRPr="004F02C1" w:rsidRDefault="004F02C1" w:rsidP="004F02C1">
      <w:pPr>
        <w:pStyle w:val="ListParagraph"/>
        <w:numPr>
          <w:ilvl w:val="0"/>
          <w:numId w:val="3"/>
        </w:numPr>
        <w:spacing w:line="480" w:lineRule="auto"/>
        <w:rPr>
          <w:bCs/>
          <w:color w:val="222222"/>
          <w:highlight w:val="white"/>
        </w:rPr>
      </w:pPr>
      <w:bookmarkStart w:id="6" w:name="_Ref167190780"/>
      <w:r w:rsidRPr="004F02C1">
        <w:rPr>
          <w:bCs/>
          <w:color w:val="222222"/>
        </w:rPr>
        <w:t>Bird Banding Laboratory (U.S. Geological Survey, 2024).</w:t>
      </w:r>
      <w:bookmarkEnd w:id="6"/>
    </w:p>
    <w:p w14:paraId="52C6C1B2" w14:textId="298D2611" w:rsidR="004F02C1" w:rsidRPr="004F02C1" w:rsidRDefault="004F02C1" w:rsidP="004F02C1">
      <w:pPr>
        <w:pStyle w:val="ListParagraph"/>
        <w:numPr>
          <w:ilvl w:val="0"/>
          <w:numId w:val="3"/>
        </w:numPr>
        <w:spacing w:line="480" w:lineRule="auto"/>
        <w:rPr>
          <w:bCs/>
          <w:color w:val="222222"/>
        </w:rPr>
      </w:pPr>
      <w:bookmarkStart w:id="7" w:name="_Ref167190787"/>
      <w:r w:rsidRPr="004F02C1">
        <w:rPr>
          <w:bCs/>
          <w:color w:val="222222"/>
        </w:rPr>
        <w:t>USDA (2017). Surveillance Plan for High Pathogenic Avian Influenza in Wild Migratory Birds in the United States. 2017 United States Department of Agriculture,</w:t>
      </w:r>
      <w:r w:rsidR="000C1465">
        <w:rPr>
          <w:bCs/>
          <w:color w:val="222222"/>
        </w:rPr>
        <w:t xml:space="preserve"> </w:t>
      </w:r>
      <w:r w:rsidRPr="004F02C1">
        <w:rPr>
          <w:bCs/>
          <w:color w:val="222222"/>
        </w:rPr>
        <w:t xml:space="preserve">Animal and Plant Health Inspection Services, </w:t>
      </w:r>
      <w:proofErr w:type="spellStart"/>
      <w:r w:rsidRPr="004F02C1">
        <w:rPr>
          <w:bCs/>
          <w:color w:val="222222"/>
        </w:rPr>
        <w:t>WildlifeServices</w:t>
      </w:r>
      <w:proofErr w:type="spellEnd"/>
      <w:r w:rsidRPr="004F02C1">
        <w:rPr>
          <w:bCs/>
          <w:color w:val="222222"/>
        </w:rPr>
        <w:t>, National Wildlife Disease Program, Fort Collins,</w:t>
      </w:r>
      <w:r w:rsidR="000C1465">
        <w:rPr>
          <w:bCs/>
          <w:color w:val="222222"/>
        </w:rPr>
        <w:t xml:space="preserve"> </w:t>
      </w:r>
      <w:r w:rsidRPr="004F02C1">
        <w:rPr>
          <w:bCs/>
          <w:color w:val="222222"/>
        </w:rPr>
        <w:t>CO.</w:t>
      </w:r>
      <w:bookmarkEnd w:id="7"/>
    </w:p>
    <w:p w14:paraId="2E01B44A" w14:textId="38C47481" w:rsidR="004F02C1" w:rsidRPr="004F02C1" w:rsidRDefault="004F02C1" w:rsidP="004F02C1">
      <w:pPr>
        <w:pStyle w:val="ListParagraph"/>
        <w:numPr>
          <w:ilvl w:val="0"/>
          <w:numId w:val="3"/>
        </w:numPr>
        <w:spacing w:line="480" w:lineRule="auto"/>
        <w:rPr>
          <w:bCs/>
          <w:color w:val="222222"/>
        </w:rPr>
      </w:pPr>
      <w:bookmarkStart w:id="8" w:name="_Ref167190795"/>
      <w:r w:rsidRPr="004F02C1">
        <w:rPr>
          <w:bCs/>
          <w:color w:val="222222"/>
        </w:rPr>
        <w:t xml:space="preserve">Commission Decision 2010/367/EU of 25 June 2010 on the implementation by Member States of surveillance </w:t>
      </w:r>
      <w:proofErr w:type="spellStart"/>
      <w:r w:rsidRPr="004F02C1">
        <w:rPr>
          <w:bCs/>
          <w:color w:val="222222"/>
        </w:rPr>
        <w:t>programmes</w:t>
      </w:r>
      <w:proofErr w:type="spellEnd"/>
      <w:r w:rsidRPr="004F02C1">
        <w:rPr>
          <w:bCs/>
          <w:color w:val="222222"/>
        </w:rPr>
        <w:t xml:space="preserve"> for avian influenza in poultry and wild birds. OJ L 166, 1.7.2010, p. 122.</w:t>
      </w:r>
      <w:bookmarkEnd w:id="8"/>
    </w:p>
    <w:p w14:paraId="126E4092" w14:textId="653C0D4D" w:rsidR="004F02C1" w:rsidRPr="004F02C1" w:rsidRDefault="004F02C1" w:rsidP="004F02C1">
      <w:pPr>
        <w:pStyle w:val="ListParagraph"/>
        <w:numPr>
          <w:ilvl w:val="0"/>
          <w:numId w:val="3"/>
        </w:numPr>
        <w:spacing w:line="480" w:lineRule="auto"/>
        <w:rPr>
          <w:bCs/>
          <w:color w:val="222222"/>
        </w:rPr>
      </w:pPr>
      <w:bookmarkStart w:id="9" w:name="_Ref167190801"/>
      <w:r w:rsidRPr="004F02C1">
        <w:rPr>
          <w:bCs/>
          <w:color w:val="222222"/>
        </w:rPr>
        <w:t xml:space="preserve">EFSA (European Food Safety Authority), ECDC (European Centre for Disease Prevention and Control), EURL (European Reference Laboratory on Avian Influenza), Brown I, Kuiken T, </w:t>
      </w:r>
      <w:proofErr w:type="spellStart"/>
      <w:r w:rsidRPr="004F02C1">
        <w:rPr>
          <w:bCs/>
          <w:color w:val="222222"/>
        </w:rPr>
        <w:t>Mulatti</w:t>
      </w:r>
      <w:proofErr w:type="spellEnd"/>
      <w:r w:rsidRPr="004F02C1">
        <w:rPr>
          <w:bCs/>
          <w:color w:val="222222"/>
        </w:rPr>
        <w:t xml:space="preserve"> P, </w:t>
      </w:r>
      <w:proofErr w:type="spellStart"/>
      <w:r w:rsidRPr="004F02C1">
        <w:rPr>
          <w:bCs/>
          <w:color w:val="222222"/>
        </w:rPr>
        <w:t>Smietanka</w:t>
      </w:r>
      <w:proofErr w:type="spellEnd"/>
      <w:r w:rsidRPr="004F02C1">
        <w:rPr>
          <w:bCs/>
          <w:color w:val="222222"/>
        </w:rPr>
        <w:t xml:space="preserve"> K, Staubach C, Stroud D, Therkildsen OR, Willeberg P, Baldinelli F, Verdonck F and </w:t>
      </w:r>
      <w:proofErr w:type="spellStart"/>
      <w:r w:rsidRPr="004F02C1">
        <w:rPr>
          <w:bCs/>
          <w:color w:val="222222"/>
        </w:rPr>
        <w:lastRenderedPageBreak/>
        <w:t>Adlhoch</w:t>
      </w:r>
      <w:proofErr w:type="spellEnd"/>
      <w:r w:rsidRPr="004F02C1">
        <w:rPr>
          <w:bCs/>
          <w:color w:val="222222"/>
        </w:rPr>
        <w:t xml:space="preserve"> C, 2017. Scientific report: Avian influenza overview September - November 2017. EFSA Journal 2017;15(12):5141, 70 pp. doi:10.2903/j.efsa.2017.5141</w:t>
      </w:r>
      <w:bookmarkEnd w:id="9"/>
    </w:p>
    <w:p w14:paraId="2AAFD1AB" w14:textId="19984549" w:rsidR="004F02C1" w:rsidRPr="004F02C1" w:rsidRDefault="004F02C1" w:rsidP="004F02C1">
      <w:pPr>
        <w:pStyle w:val="ListParagraph"/>
        <w:numPr>
          <w:ilvl w:val="0"/>
          <w:numId w:val="3"/>
        </w:numPr>
        <w:spacing w:line="480" w:lineRule="auto"/>
        <w:rPr>
          <w:bCs/>
          <w:color w:val="222222"/>
        </w:rPr>
      </w:pPr>
      <w:bookmarkStart w:id="10" w:name="_Ref167190806"/>
      <w:r w:rsidRPr="004F02C1">
        <w:rPr>
          <w:bCs/>
          <w:color w:val="222222"/>
        </w:rPr>
        <w:t>USDA-APHIS (2019). Epidemiologic and other analyses of avian influenza affected poultry flocks: February, 2019 Report. United States Department of Agriculture: Animal and Plant Health Inspection Service: Veterinary Services: Center for Epidemiology and Animal Health. Fort Collins, CO. April 2019. 72 pgs.</w:t>
      </w:r>
      <w:bookmarkEnd w:id="10"/>
    </w:p>
    <w:p w14:paraId="7B868609" w14:textId="1FEE3194" w:rsidR="004F02C1" w:rsidRPr="00B53253" w:rsidRDefault="004F02C1" w:rsidP="004F02C1">
      <w:pPr>
        <w:pStyle w:val="ListParagraph"/>
        <w:numPr>
          <w:ilvl w:val="0"/>
          <w:numId w:val="3"/>
        </w:numPr>
        <w:spacing w:line="480" w:lineRule="auto"/>
        <w:rPr>
          <w:bCs/>
          <w:color w:val="222222"/>
          <w:highlight w:val="white"/>
        </w:rPr>
      </w:pPr>
      <w:bookmarkStart w:id="11" w:name="_Ref167190809"/>
      <w:r w:rsidRPr="004F02C1">
        <w:rPr>
          <w:bCs/>
          <w:color w:val="222222"/>
        </w:rPr>
        <w:t>ArcGIS (ESRI Inc., Redlands, CA, USA)</w:t>
      </w:r>
      <w:r w:rsidR="00B53253">
        <w:rPr>
          <w:bCs/>
          <w:color w:val="222222"/>
        </w:rPr>
        <w:t>.</w:t>
      </w:r>
      <w:bookmarkEnd w:id="11"/>
    </w:p>
    <w:p w14:paraId="23D85FE9" w14:textId="3EE435F3" w:rsidR="00B53253" w:rsidRPr="00B53253" w:rsidRDefault="00B53253" w:rsidP="004F02C1">
      <w:pPr>
        <w:pStyle w:val="ListParagraph"/>
        <w:numPr>
          <w:ilvl w:val="0"/>
          <w:numId w:val="3"/>
        </w:numPr>
        <w:spacing w:line="480" w:lineRule="auto"/>
        <w:rPr>
          <w:bCs/>
          <w:color w:val="222222"/>
          <w:highlight w:val="white"/>
        </w:rPr>
      </w:pPr>
      <w:bookmarkStart w:id="12" w:name="_Ref167190820"/>
      <w:r>
        <w:t xml:space="preserve">Young A. </w:t>
      </w:r>
      <w:r w:rsidRPr="00143C6F">
        <w:t>Highly Pathogenic Avian Influenza</w:t>
      </w:r>
      <w:r>
        <w:t xml:space="preserve">. </w:t>
      </w:r>
      <w:r w:rsidRPr="00143C6F">
        <w:t>https://healthtopics.vetmed.ucdavis.edu/health-topics/highly-pathogenic-avian-influenza</w:t>
      </w:r>
      <w:r>
        <w:t xml:space="preserve"> (2022).</w:t>
      </w:r>
      <w:bookmarkEnd w:id="12"/>
    </w:p>
    <w:p w14:paraId="34FE6ED2" w14:textId="06A6AF9A" w:rsidR="00B53253" w:rsidRPr="00B53253" w:rsidRDefault="00B53253" w:rsidP="004F02C1">
      <w:pPr>
        <w:pStyle w:val="ListParagraph"/>
        <w:numPr>
          <w:ilvl w:val="0"/>
          <w:numId w:val="3"/>
        </w:numPr>
        <w:spacing w:line="480" w:lineRule="auto"/>
        <w:rPr>
          <w:bCs/>
          <w:color w:val="222222"/>
          <w:highlight w:val="white"/>
        </w:rPr>
      </w:pPr>
      <w:bookmarkStart w:id="13" w:name="_Ref167190837"/>
      <w:r w:rsidRPr="00B53253">
        <w:rPr>
          <w:bCs/>
          <w:color w:val="222222"/>
        </w:rPr>
        <w:t>NextStrain. https://nextstrain.org/avian-flu/h5n1/ha/2y (2024).</w:t>
      </w:r>
      <w:bookmarkEnd w:id="13"/>
    </w:p>
    <w:p w14:paraId="3C173A41" w14:textId="6F23F5F4" w:rsidR="00B53253" w:rsidRPr="00B53253" w:rsidRDefault="00B53253" w:rsidP="00B53253">
      <w:pPr>
        <w:pStyle w:val="ListParagraph"/>
        <w:numPr>
          <w:ilvl w:val="0"/>
          <w:numId w:val="3"/>
        </w:numPr>
        <w:spacing w:line="480" w:lineRule="auto"/>
        <w:rPr>
          <w:bCs/>
          <w:color w:val="222222"/>
        </w:rPr>
      </w:pPr>
      <w:bookmarkStart w:id="14" w:name="_Ref167190849"/>
      <w:r w:rsidRPr="00B53253">
        <w:rPr>
          <w:bCs/>
          <w:color w:val="222222"/>
        </w:rPr>
        <w:t>World Animal Health Information System. https://wahis.woah.org/#/dashboards/qd-dashboard (World Organization for Animal Health, 2024)</w:t>
      </w:r>
      <w:bookmarkEnd w:id="14"/>
    </w:p>
    <w:p w14:paraId="6222A987" w14:textId="028B4F68" w:rsidR="00B53253" w:rsidRPr="00B53253" w:rsidRDefault="00B53253" w:rsidP="00B53253">
      <w:pPr>
        <w:pStyle w:val="ListParagraph"/>
        <w:numPr>
          <w:ilvl w:val="0"/>
          <w:numId w:val="3"/>
        </w:numPr>
        <w:spacing w:line="480" w:lineRule="auto"/>
        <w:rPr>
          <w:bCs/>
          <w:color w:val="222222"/>
        </w:rPr>
      </w:pPr>
      <w:bookmarkStart w:id="15" w:name="_Ref167190856"/>
      <w:r w:rsidRPr="00B53253">
        <w:rPr>
          <w:bCs/>
          <w:color w:val="222222"/>
        </w:rPr>
        <w:t xml:space="preserve">Bennison, A. et al. Detection and spread of high pathogenicity avian influenza virus H5N1 in the Antarctic region. </w:t>
      </w:r>
      <w:proofErr w:type="spellStart"/>
      <w:r w:rsidRPr="00B53253">
        <w:rPr>
          <w:bCs/>
          <w:color w:val="222222"/>
        </w:rPr>
        <w:t>BioRxiv</w:t>
      </w:r>
      <w:proofErr w:type="spellEnd"/>
      <w:r w:rsidRPr="00B53253">
        <w:rPr>
          <w:bCs/>
          <w:color w:val="222222"/>
        </w:rPr>
        <w:t xml:space="preserve"> (2023). doi:10.1101/2023.11.23.568045</w:t>
      </w:r>
      <w:bookmarkEnd w:id="15"/>
    </w:p>
    <w:p w14:paraId="66CE78AE" w14:textId="7C7B59F2" w:rsidR="00B53253" w:rsidRPr="00B53253" w:rsidRDefault="00B53253" w:rsidP="00B53253">
      <w:pPr>
        <w:pStyle w:val="ListParagraph"/>
        <w:numPr>
          <w:ilvl w:val="0"/>
          <w:numId w:val="3"/>
        </w:numPr>
        <w:spacing w:line="480" w:lineRule="auto"/>
        <w:rPr>
          <w:bCs/>
          <w:color w:val="222222"/>
        </w:rPr>
      </w:pPr>
      <w:bookmarkStart w:id="16" w:name="_Ref167190863"/>
      <w:r w:rsidRPr="00B53253">
        <w:rPr>
          <w:bCs/>
          <w:color w:val="222222"/>
        </w:rPr>
        <w:t>H5N1 Bird Flu: Current Situation Summary. https://www.cdc.gov/flu/avianflu/avian-flu-summary.html (Centers for Disease control and Prevention, 2024)</w:t>
      </w:r>
      <w:bookmarkEnd w:id="16"/>
    </w:p>
    <w:p w14:paraId="489038E0" w14:textId="49FC2402" w:rsidR="00B53253" w:rsidRPr="00B53253" w:rsidRDefault="00B53253" w:rsidP="00B53253">
      <w:pPr>
        <w:pStyle w:val="ListParagraph"/>
        <w:numPr>
          <w:ilvl w:val="0"/>
          <w:numId w:val="3"/>
        </w:numPr>
        <w:spacing w:line="480" w:lineRule="auto"/>
        <w:rPr>
          <w:bCs/>
          <w:color w:val="222222"/>
          <w:highlight w:val="white"/>
        </w:rPr>
      </w:pPr>
      <w:bookmarkStart w:id="17" w:name="_Ref167190867"/>
      <w:r w:rsidRPr="00B53253">
        <w:rPr>
          <w:bCs/>
          <w:color w:val="222222"/>
        </w:rPr>
        <w:t xml:space="preserve">Branda, F., Giovanetti, M., Scarpa, F. &amp; </w:t>
      </w:r>
      <w:proofErr w:type="spellStart"/>
      <w:r w:rsidRPr="00B53253">
        <w:rPr>
          <w:bCs/>
          <w:color w:val="222222"/>
        </w:rPr>
        <w:t>Ciccozzi</w:t>
      </w:r>
      <w:proofErr w:type="spellEnd"/>
      <w:r w:rsidRPr="00B53253">
        <w:rPr>
          <w:bCs/>
          <w:color w:val="222222"/>
        </w:rPr>
        <w:t>, M. Monitoring avian influenza in mammals with real-time data. Pathogens and Global Health 1–5 (2024). doi:10.1080/20477724.2024.2323843</w:t>
      </w:r>
      <w:bookmarkEnd w:id="17"/>
    </w:p>
    <w:p w14:paraId="340C4B17" w14:textId="77777777" w:rsidR="00B53253" w:rsidRPr="00B53253" w:rsidRDefault="00B53253" w:rsidP="00B53253">
      <w:pPr>
        <w:pStyle w:val="ListParagraph"/>
        <w:numPr>
          <w:ilvl w:val="0"/>
          <w:numId w:val="3"/>
        </w:numPr>
        <w:spacing w:line="480" w:lineRule="auto"/>
        <w:rPr>
          <w:bCs/>
          <w:color w:val="222222"/>
        </w:rPr>
      </w:pPr>
      <w:bookmarkStart w:id="18" w:name="_Ref167190872"/>
      <w:proofErr w:type="spellStart"/>
      <w:r w:rsidRPr="00B53253">
        <w:rPr>
          <w:bCs/>
          <w:color w:val="222222"/>
        </w:rPr>
        <w:t>Nezworski</w:t>
      </w:r>
      <w:proofErr w:type="spellEnd"/>
      <w:r w:rsidRPr="00B53253">
        <w:rPr>
          <w:bCs/>
          <w:color w:val="222222"/>
        </w:rPr>
        <w:t>, J. et al. A retrospective study of early vs. Late virus detection and depopulation on egg laying chicken farms infected with highly pathogenic avian influenza virus during the 2015 H5N2 outbreak in the United States. Avian Diseases 65, (2021).</w:t>
      </w:r>
      <w:bookmarkEnd w:id="18"/>
    </w:p>
    <w:p w14:paraId="56A970AB" w14:textId="2EFD375D" w:rsidR="00B53253" w:rsidRPr="00B53253" w:rsidRDefault="00B53253" w:rsidP="00B53253">
      <w:pPr>
        <w:pStyle w:val="ListParagraph"/>
        <w:numPr>
          <w:ilvl w:val="0"/>
          <w:numId w:val="3"/>
        </w:numPr>
        <w:spacing w:line="480" w:lineRule="auto"/>
        <w:rPr>
          <w:bCs/>
          <w:color w:val="222222"/>
        </w:rPr>
      </w:pPr>
      <w:bookmarkStart w:id="19" w:name="_Ref167190877"/>
      <w:r w:rsidRPr="00B53253">
        <w:rPr>
          <w:bCs/>
          <w:color w:val="222222"/>
        </w:rPr>
        <w:t>Fu, X. et al. Advances in detection techniques for the H5N1 avian influenza virus. International Journal of Molecular Sciences 24, 17157 (2023).</w:t>
      </w:r>
      <w:bookmarkEnd w:id="19"/>
    </w:p>
    <w:p w14:paraId="3D543C9E" w14:textId="3479BE5A" w:rsidR="00B53253" w:rsidRPr="00B53253" w:rsidRDefault="00B53253" w:rsidP="00B53253">
      <w:pPr>
        <w:pStyle w:val="ListParagraph"/>
        <w:numPr>
          <w:ilvl w:val="0"/>
          <w:numId w:val="3"/>
        </w:numPr>
        <w:spacing w:line="480" w:lineRule="auto"/>
        <w:rPr>
          <w:bCs/>
          <w:color w:val="222222"/>
        </w:rPr>
      </w:pPr>
      <w:bookmarkStart w:id="20" w:name="_Ref167190884"/>
      <w:r w:rsidRPr="00B53253">
        <w:rPr>
          <w:bCs/>
          <w:color w:val="222222"/>
        </w:rPr>
        <w:lastRenderedPageBreak/>
        <w:t>Verhagen, J. H., Fouchier, R. A. &amp; Lewis, N. Highly pathogenic avian influenza viruses at the wild–domestic bird interface in Europe: Future directions for research and surveillance. Viruses 13, 212 (2021).</w:t>
      </w:r>
      <w:bookmarkEnd w:id="20"/>
    </w:p>
    <w:p w14:paraId="7EEB1BCB" w14:textId="6ECBEEE2" w:rsidR="00B53253" w:rsidRPr="00B53253" w:rsidRDefault="00B53253" w:rsidP="00B53253">
      <w:pPr>
        <w:pStyle w:val="ListParagraph"/>
        <w:numPr>
          <w:ilvl w:val="0"/>
          <w:numId w:val="3"/>
        </w:numPr>
        <w:spacing w:line="480" w:lineRule="auto"/>
        <w:rPr>
          <w:bCs/>
          <w:color w:val="222222"/>
        </w:rPr>
      </w:pPr>
      <w:bookmarkStart w:id="21" w:name="_Ref167190889"/>
      <w:r w:rsidRPr="00B53253">
        <w:rPr>
          <w:bCs/>
          <w:color w:val="222222"/>
        </w:rPr>
        <w:t>Shi, J., Zeng, X., Cui, P., Yan, C. &amp; Chen, H. Alarming situation of emerging H5 and H7 avian influenza and effective control strategies. Emerging Microbes &amp;amp; Infections 12, (2022).</w:t>
      </w:r>
      <w:bookmarkEnd w:id="21"/>
    </w:p>
    <w:p w14:paraId="1C963FE5" w14:textId="0C0CE6EF" w:rsidR="00B53253" w:rsidRPr="00B53253" w:rsidRDefault="00B53253" w:rsidP="00B53253">
      <w:pPr>
        <w:pStyle w:val="ListParagraph"/>
        <w:numPr>
          <w:ilvl w:val="0"/>
          <w:numId w:val="3"/>
        </w:numPr>
        <w:spacing w:line="480" w:lineRule="auto"/>
        <w:rPr>
          <w:bCs/>
          <w:color w:val="222222"/>
        </w:rPr>
      </w:pPr>
      <w:bookmarkStart w:id="22" w:name="_Ref167190894"/>
      <w:r w:rsidRPr="00B53253">
        <w:rPr>
          <w:bCs/>
          <w:color w:val="222222"/>
        </w:rPr>
        <w:t>Nielsen, S. S. et al. Vaccination of poultry against highly pathogenic avian influenza – part 2. surveillance and mitigation measures. EFSA Journal 22, (2024).</w:t>
      </w:r>
      <w:bookmarkEnd w:id="22"/>
    </w:p>
    <w:p w14:paraId="3F1FC218" w14:textId="47DCA783" w:rsidR="00B53253" w:rsidRPr="004F02C1" w:rsidRDefault="00B53253" w:rsidP="00B53253">
      <w:pPr>
        <w:pStyle w:val="ListParagraph"/>
        <w:numPr>
          <w:ilvl w:val="0"/>
          <w:numId w:val="3"/>
        </w:numPr>
        <w:spacing w:line="480" w:lineRule="auto"/>
        <w:rPr>
          <w:bCs/>
          <w:color w:val="222222"/>
          <w:highlight w:val="white"/>
        </w:rPr>
      </w:pPr>
      <w:bookmarkStart w:id="23" w:name="_Ref167190903"/>
      <w:r w:rsidRPr="00B53253">
        <w:rPr>
          <w:bCs/>
          <w:color w:val="222222"/>
        </w:rPr>
        <w:t>Yoo, D. et al. Preventive effect of on-farm biosecurity practices against highly pathogenic avian influenza (</w:t>
      </w:r>
      <w:proofErr w:type="spellStart"/>
      <w:r w:rsidRPr="00B53253">
        <w:rPr>
          <w:bCs/>
          <w:color w:val="222222"/>
        </w:rPr>
        <w:t>Hpai</w:t>
      </w:r>
      <w:proofErr w:type="spellEnd"/>
      <w:r w:rsidRPr="00B53253">
        <w:rPr>
          <w:bCs/>
          <w:color w:val="222222"/>
        </w:rPr>
        <w:t>) H5N6 infection on commercial layer farms in the Republic of Korea during the 2016-17 epidemic: A case-control study. Preventive Veterinary Medicine 199, 105556 (2022).</w:t>
      </w:r>
      <w:bookmarkEnd w:id="23"/>
    </w:p>
    <w:p w14:paraId="00000093" w14:textId="32BE963B" w:rsidR="009C6B44" w:rsidRPr="00F14EDA" w:rsidRDefault="00190C7F" w:rsidP="00F14EDA">
      <w:pPr>
        <w:spacing w:line="480" w:lineRule="auto"/>
        <w:rPr>
          <w:color w:val="222222"/>
          <w:highlight w:val="white"/>
        </w:rPr>
      </w:pPr>
      <w:r>
        <w:br w:type="page"/>
      </w:r>
      <w:r>
        <w:rPr>
          <w:color w:val="222222"/>
          <w:highlight w:val="white"/>
        </w:rPr>
        <w:lastRenderedPageBreak/>
        <w:t>Figure 1:</w:t>
      </w:r>
      <w:r>
        <w:t xml:space="preserve"> Interface of the three dashboard displays</w:t>
      </w:r>
    </w:p>
    <w:p w14:paraId="00000094" w14:textId="77777777" w:rsidR="009C6B44" w:rsidRDefault="00190C7F">
      <w:pPr>
        <w:spacing w:line="480" w:lineRule="auto"/>
        <w:rPr>
          <w:color w:val="222222"/>
          <w:highlight w:val="white"/>
        </w:rPr>
      </w:pPr>
      <w:r>
        <w:rPr>
          <w:noProof/>
        </w:rPr>
        <w:drawing>
          <wp:inline distT="0" distB="0" distL="0" distR="0" wp14:anchorId="62693185" wp14:editId="789D9C58">
            <wp:extent cx="4769897" cy="2236654"/>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769897" cy="2236654"/>
                    </a:xfrm>
                    <a:prstGeom prst="rect">
                      <a:avLst/>
                    </a:prstGeom>
                    <a:ln/>
                  </pic:spPr>
                </pic:pic>
              </a:graphicData>
            </a:graphic>
          </wp:inline>
        </w:drawing>
      </w:r>
    </w:p>
    <w:p w14:paraId="00000095" w14:textId="77777777" w:rsidR="009C6B44" w:rsidRDefault="00190C7F">
      <w:pPr>
        <w:spacing w:line="480" w:lineRule="auto"/>
        <w:rPr>
          <w:color w:val="222222"/>
          <w:highlight w:val="white"/>
        </w:rPr>
      </w:pPr>
      <w:r>
        <w:rPr>
          <w:noProof/>
        </w:rPr>
        <w:drawing>
          <wp:anchor distT="0" distB="0" distL="0" distR="0" simplePos="0" relativeHeight="251659264" behindDoc="1" locked="0" layoutInCell="1" hidden="0" allowOverlap="1" wp14:anchorId="5183E4C9" wp14:editId="4BECE6EF">
            <wp:simplePos x="0" y="0"/>
            <wp:positionH relativeFrom="column">
              <wp:posOffset>0</wp:posOffset>
            </wp:positionH>
            <wp:positionV relativeFrom="paragraph">
              <wp:posOffset>9525</wp:posOffset>
            </wp:positionV>
            <wp:extent cx="4800865" cy="2222500"/>
            <wp:effectExtent l="0" t="0" r="0" b="0"/>
            <wp:wrapNone/>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800865" cy="2222500"/>
                    </a:xfrm>
                    <a:prstGeom prst="rect">
                      <a:avLst/>
                    </a:prstGeom>
                    <a:ln/>
                  </pic:spPr>
                </pic:pic>
              </a:graphicData>
            </a:graphic>
          </wp:anchor>
        </w:drawing>
      </w:r>
    </w:p>
    <w:p w14:paraId="00000096" w14:textId="77777777" w:rsidR="009C6B44" w:rsidRDefault="009C6B44">
      <w:pPr>
        <w:spacing w:line="480" w:lineRule="auto"/>
        <w:jc w:val="center"/>
      </w:pPr>
    </w:p>
    <w:p w14:paraId="00000097" w14:textId="77777777" w:rsidR="009C6B44" w:rsidRDefault="009C6B44">
      <w:pPr>
        <w:spacing w:line="480" w:lineRule="auto"/>
      </w:pPr>
    </w:p>
    <w:p w14:paraId="00000098" w14:textId="77777777" w:rsidR="009C6B44" w:rsidRDefault="009C6B44">
      <w:pPr>
        <w:spacing w:line="480" w:lineRule="auto"/>
      </w:pPr>
    </w:p>
    <w:p w14:paraId="00000099" w14:textId="77777777" w:rsidR="009C6B44" w:rsidRDefault="009C6B44"/>
    <w:p w14:paraId="0000009A" w14:textId="77777777" w:rsidR="009C6B44" w:rsidRDefault="009C6B44"/>
    <w:p w14:paraId="0000009B" w14:textId="77777777" w:rsidR="009C6B44" w:rsidRDefault="00190C7F">
      <w:pPr>
        <w:spacing w:line="480" w:lineRule="auto"/>
      </w:pPr>
      <w:r>
        <w:rPr>
          <w:noProof/>
        </w:rPr>
        <w:drawing>
          <wp:inline distT="0" distB="0" distL="0" distR="0" wp14:anchorId="5A643896" wp14:editId="51DBC38F">
            <wp:extent cx="4857152" cy="2252659"/>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4857152" cy="2252659"/>
                    </a:xfrm>
                    <a:prstGeom prst="rect">
                      <a:avLst/>
                    </a:prstGeom>
                    <a:ln/>
                  </pic:spPr>
                </pic:pic>
              </a:graphicData>
            </a:graphic>
          </wp:inline>
        </w:drawing>
      </w:r>
    </w:p>
    <w:p w14:paraId="3EF47C04" w14:textId="77777777" w:rsidR="007A305F" w:rsidRDefault="007A305F">
      <w:r>
        <w:br w:type="page"/>
      </w:r>
    </w:p>
    <w:p w14:paraId="70F7689F" w14:textId="5AD52B8C" w:rsidR="00836A1B" w:rsidRDefault="00836A1B" w:rsidP="009B0ABB">
      <w:pPr>
        <w:spacing w:line="480" w:lineRule="auto"/>
      </w:pPr>
      <w:r>
        <w:lastRenderedPageBreak/>
        <w:t>Figure 2. Number of locations monitoring</w:t>
      </w:r>
      <w:r w:rsidR="00DB0C05">
        <w:t xml:space="preserve"> each</w:t>
      </w:r>
      <w:r>
        <w:t xml:space="preserve"> state</w:t>
      </w:r>
    </w:p>
    <w:p w14:paraId="3416CFE1" w14:textId="5BDDC640" w:rsidR="00836A1B" w:rsidRDefault="00836A1B" w:rsidP="009B0ABB">
      <w:pPr>
        <w:spacing w:line="480" w:lineRule="auto"/>
      </w:pPr>
      <w:r>
        <w:rPr>
          <w:noProof/>
        </w:rPr>
        <w:drawing>
          <wp:inline distT="0" distB="0" distL="0" distR="0" wp14:anchorId="660B64C8" wp14:editId="15C53271">
            <wp:extent cx="5943600" cy="3197225"/>
            <wp:effectExtent l="0" t="0" r="0" b="3175"/>
            <wp:docPr id="526239836" name="Picture 2"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39836" name="Picture 2" descr="A map of the united stat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97225"/>
                    </a:xfrm>
                    <a:prstGeom prst="rect">
                      <a:avLst/>
                    </a:prstGeom>
                  </pic:spPr>
                </pic:pic>
              </a:graphicData>
            </a:graphic>
          </wp:inline>
        </w:drawing>
      </w:r>
    </w:p>
    <w:p w14:paraId="1157FE90" w14:textId="6C24E43A" w:rsidR="00836A1B" w:rsidRDefault="00836A1B" w:rsidP="009B0ABB">
      <w:pPr>
        <w:spacing w:line="480" w:lineRule="auto"/>
      </w:pPr>
      <w:r>
        <w:t xml:space="preserve">Figure 3. </w:t>
      </w:r>
      <w:r w:rsidRPr="00836A1B">
        <w:t xml:space="preserve">States </w:t>
      </w:r>
      <w:r>
        <w:t xml:space="preserve">Monitored by </w:t>
      </w:r>
      <w:r w:rsidRPr="00836A1B">
        <w:t>Proposed Monitoring Locations</w:t>
      </w:r>
    </w:p>
    <w:p w14:paraId="684DC56C" w14:textId="0F10B577" w:rsidR="00836A1B" w:rsidRDefault="00836A1B" w:rsidP="009B0ABB">
      <w:pPr>
        <w:spacing w:line="480" w:lineRule="auto"/>
      </w:pPr>
      <w:r>
        <w:rPr>
          <w:noProof/>
        </w:rPr>
        <w:drawing>
          <wp:inline distT="0" distB="0" distL="0" distR="0" wp14:anchorId="0F0E4CC8" wp14:editId="1F90EC47">
            <wp:extent cx="5943600" cy="3115945"/>
            <wp:effectExtent l="0" t="0" r="0" b="8255"/>
            <wp:docPr id="1139129503"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29503" name="Picture 1" descr="A map of the united stat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15945"/>
                    </a:xfrm>
                    <a:prstGeom prst="rect">
                      <a:avLst/>
                    </a:prstGeom>
                  </pic:spPr>
                </pic:pic>
              </a:graphicData>
            </a:graphic>
          </wp:inline>
        </w:drawing>
      </w:r>
    </w:p>
    <w:p w14:paraId="60A547C9" w14:textId="77777777" w:rsidR="00836A1B" w:rsidRDefault="00836A1B" w:rsidP="009B0ABB">
      <w:pPr>
        <w:spacing w:line="480" w:lineRule="auto"/>
      </w:pPr>
    </w:p>
    <w:p w14:paraId="3C85E2F6" w14:textId="5E759A17" w:rsidR="009B0ABB" w:rsidRDefault="009B0ABB" w:rsidP="009B0ABB">
      <w:pPr>
        <w:spacing w:line="480" w:lineRule="auto"/>
      </w:pPr>
      <w:r>
        <w:lastRenderedPageBreak/>
        <w:t>Table 1. Potential sources of HPAI introduction, grouped by country of the potential source.</w:t>
      </w:r>
    </w:p>
    <w:tbl>
      <w:tblPr>
        <w:tblStyle w:val="TableGrid"/>
        <w:tblW w:w="5000" w:type="pct"/>
        <w:tblLook w:val="04A0" w:firstRow="1" w:lastRow="0" w:firstColumn="1" w:lastColumn="0" w:noHBand="0" w:noVBand="1"/>
      </w:tblPr>
      <w:tblGrid>
        <w:gridCol w:w="1342"/>
        <w:gridCol w:w="2177"/>
        <w:gridCol w:w="3522"/>
        <w:gridCol w:w="2309"/>
      </w:tblGrid>
      <w:tr w:rsidR="009B0ABB" w:rsidRPr="00181925" w14:paraId="6E7B00FB" w14:textId="77777777" w:rsidTr="006A19A4">
        <w:trPr>
          <w:trHeight w:val="300"/>
          <w:tblHeader/>
        </w:trPr>
        <w:tc>
          <w:tcPr>
            <w:tcW w:w="718" w:type="pct"/>
            <w:noWrap/>
            <w:hideMark/>
          </w:tcPr>
          <w:p w14:paraId="7760DA92" w14:textId="77777777" w:rsidR="009B0ABB" w:rsidRPr="00181925" w:rsidRDefault="009B0ABB" w:rsidP="007417EB">
            <w:pPr>
              <w:rPr>
                <w:rFonts w:ascii="Aptos Narrow" w:eastAsia="Times New Roman" w:hAnsi="Aptos Narrow" w:cs="Times New Roman"/>
                <w:b/>
                <w:bCs/>
                <w:color w:val="000000"/>
                <w:lang w:bidi="he-IL"/>
              </w:rPr>
            </w:pPr>
            <w:r w:rsidRPr="00181925">
              <w:rPr>
                <w:rFonts w:ascii="Aptos Narrow" w:eastAsia="Times New Roman" w:hAnsi="Aptos Narrow" w:cs="Times New Roman"/>
                <w:b/>
                <w:bCs/>
                <w:color w:val="000000"/>
                <w:lang w:bidi="he-IL"/>
              </w:rPr>
              <w:t>State</w:t>
            </w:r>
          </w:p>
        </w:tc>
        <w:tc>
          <w:tcPr>
            <w:tcW w:w="1164" w:type="pct"/>
            <w:noWrap/>
            <w:hideMark/>
          </w:tcPr>
          <w:p w14:paraId="59ADFFC2" w14:textId="77777777" w:rsidR="009B0ABB" w:rsidRPr="00181925" w:rsidRDefault="009B0ABB" w:rsidP="007417EB">
            <w:pPr>
              <w:rPr>
                <w:rFonts w:ascii="Aptos Narrow" w:eastAsia="Times New Roman" w:hAnsi="Aptos Narrow" w:cs="Times New Roman"/>
                <w:b/>
                <w:bCs/>
                <w:color w:val="000000"/>
                <w:lang w:bidi="he-IL"/>
              </w:rPr>
            </w:pPr>
            <w:r w:rsidRPr="00181925">
              <w:rPr>
                <w:rFonts w:ascii="Aptos Narrow" w:eastAsia="Times New Roman" w:hAnsi="Aptos Narrow" w:cs="Times New Roman"/>
                <w:b/>
                <w:bCs/>
                <w:color w:val="000000"/>
                <w:lang w:bidi="he-IL"/>
              </w:rPr>
              <w:t>Date of HPAI Introduction to State</w:t>
            </w:r>
          </w:p>
        </w:tc>
        <w:tc>
          <w:tcPr>
            <w:tcW w:w="1883" w:type="pct"/>
            <w:noWrap/>
            <w:hideMark/>
          </w:tcPr>
          <w:p w14:paraId="0339A4E6" w14:textId="77777777" w:rsidR="009B0ABB" w:rsidRPr="00181925" w:rsidRDefault="009B0ABB" w:rsidP="007417EB">
            <w:pPr>
              <w:rPr>
                <w:rFonts w:ascii="Aptos Narrow" w:eastAsia="Times New Roman" w:hAnsi="Aptos Narrow" w:cs="Times New Roman"/>
                <w:b/>
                <w:bCs/>
                <w:color w:val="000000"/>
                <w:lang w:bidi="he-IL"/>
              </w:rPr>
            </w:pPr>
            <w:r>
              <w:rPr>
                <w:rFonts w:ascii="Aptos Narrow" w:eastAsia="Times New Roman" w:hAnsi="Aptos Narrow" w:cs="Times New Roman"/>
                <w:b/>
                <w:bCs/>
                <w:color w:val="000000"/>
                <w:lang w:bidi="he-IL"/>
              </w:rPr>
              <w:t xml:space="preserve">Potential </w:t>
            </w:r>
            <w:r w:rsidRPr="00181925">
              <w:rPr>
                <w:rFonts w:ascii="Aptos Narrow" w:eastAsia="Times New Roman" w:hAnsi="Aptos Narrow" w:cs="Times New Roman"/>
                <w:b/>
                <w:bCs/>
                <w:color w:val="000000"/>
                <w:lang w:bidi="he-IL"/>
              </w:rPr>
              <w:t>Source Country</w:t>
            </w:r>
          </w:p>
        </w:tc>
        <w:tc>
          <w:tcPr>
            <w:tcW w:w="1235" w:type="pct"/>
            <w:noWrap/>
            <w:hideMark/>
          </w:tcPr>
          <w:p w14:paraId="5577C2DA" w14:textId="67C5EEBF" w:rsidR="009B0ABB" w:rsidRPr="00181925" w:rsidRDefault="009B0ABB" w:rsidP="007417EB">
            <w:pPr>
              <w:rPr>
                <w:rFonts w:ascii="Aptos Narrow" w:eastAsia="Times New Roman" w:hAnsi="Aptos Narrow" w:cs="Times New Roman"/>
                <w:b/>
                <w:bCs/>
                <w:color w:val="000000"/>
                <w:lang w:bidi="he-IL"/>
              </w:rPr>
            </w:pPr>
            <w:r w:rsidRPr="00181925">
              <w:rPr>
                <w:rFonts w:ascii="Aptos Narrow" w:eastAsia="Times New Roman" w:hAnsi="Aptos Narrow" w:cs="Times New Roman"/>
                <w:b/>
                <w:bCs/>
                <w:color w:val="000000"/>
                <w:lang w:bidi="he-IL"/>
              </w:rPr>
              <w:t>Number of Potential Sources</w:t>
            </w:r>
            <w:r w:rsidR="00DA495F">
              <w:rPr>
                <w:rFonts w:ascii="Aptos Narrow" w:eastAsia="Times New Roman" w:hAnsi="Aptos Narrow" w:cs="Times New Roman"/>
                <w:b/>
                <w:bCs/>
                <w:color w:val="000000"/>
                <w:lang w:bidi="he-IL"/>
              </w:rPr>
              <w:t xml:space="preserve"> Events</w:t>
            </w:r>
          </w:p>
        </w:tc>
      </w:tr>
      <w:tr w:rsidR="006A19A4" w:rsidRPr="006A19A4" w14:paraId="0BAE4D47" w14:textId="77777777" w:rsidTr="006A19A4">
        <w:trPr>
          <w:trHeight w:val="300"/>
        </w:trPr>
        <w:tc>
          <w:tcPr>
            <w:tcW w:w="718" w:type="pct"/>
            <w:noWrap/>
            <w:hideMark/>
          </w:tcPr>
          <w:p w14:paraId="794ECF5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South Carolina</w:t>
            </w:r>
          </w:p>
        </w:tc>
        <w:tc>
          <w:tcPr>
            <w:tcW w:w="1164" w:type="pct"/>
            <w:noWrap/>
            <w:hideMark/>
          </w:tcPr>
          <w:p w14:paraId="5F76374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12/30/2021</w:t>
            </w:r>
          </w:p>
        </w:tc>
        <w:tc>
          <w:tcPr>
            <w:tcW w:w="1883" w:type="pct"/>
            <w:noWrap/>
            <w:hideMark/>
          </w:tcPr>
          <w:p w14:paraId="553412A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Newfoundland and Labrador, Canada</w:t>
            </w:r>
          </w:p>
        </w:tc>
        <w:tc>
          <w:tcPr>
            <w:tcW w:w="1235" w:type="pct"/>
            <w:noWrap/>
            <w:hideMark/>
          </w:tcPr>
          <w:p w14:paraId="49BDA6A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5247DA98" w14:textId="77777777" w:rsidTr="006A19A4">
        <w:trPr>
          <w:trHeight w:val="300"/>
        </w:trPr>
        <w:tc>
          <w:tcPr>
            <w:tcW w:w="718" w:type="pct"/>
            <w:noWrap/>
            <w:hideMark/>
          </w:tcPr>
          <w:p w14:paraId="38D747A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Carolina</w:t>
            </w:r>
          </w:p>
        </w:tc>
        <w:tc>
          <w:tcPr>
            <w:tcW w:w="1164" w:type="pct"/>
            <w:noWrap/>
            <w:hideMark/>
          </w:tcPr>
          <w:p w14:paraId="35E4A79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1/20/2022</w:t>
            </w:r>
          </w:p>
        </w:tc>
        <w:tc>
          <w:tcPr>
            <w:tcW w:w="1883" w:type="pct"/>
            <w:noWrap/>
            <w:hideMark/>
          </w:tcPr>
          <w:p w14:paraId="1FFEF2A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Leiria, Portugal</w:t>
            </w:r>
          </w:p>
        </w:tc>
        <w:tc>
          <w:tcPr>
            <w:tcW w:w="1235" w:type="pct"/>
            <w:noWrap/>
            <w:hideMark/>
          </w:tcPr>
          <w:p w14:paraId="12AEADA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2EE3A3B2" w14:textId="77777777" w:rsidTr="006A19A4">
        <w:trPr>
          <w:trHeight w:val="300"/>
        </w:trPr>
        <w:tc>
          <w:tcPr>
            <w:tcW w:w="718" w:type="pct"/>
            <w:noWrap/>
            <w:hideMark/>
          </w:tcPr>
          <w:p w14:paraId="2999E2A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Carolina</w:t>
            </w:r>
          </w:p>
        </w:tc>
        <w:tc>
          <w:tcPr>
            <w:tcW w:w="1164" w:type="pct"/>
            <w:noWrap/>
            <w:hideMark/>
          </w:tcPr>
          <w:p w14:paraId="0F989D3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1/20/2022</w:t>
            </w:r>
          </w:p>
        </w:tc>
        <w:tc>
          <w:tcPr>
            <w:tcW w:w="1883" w:type="pct"/>
            <w:noWrap/>
            <w:hideMark/>
          </w:tcPr>
          <w:p w14:paraId="6CD45FE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Newfoundland and Labrador, Canada</w:t>
            </w:r>
          </w:p>
        </w:tc>
        <w:tc>
          <w:tcPr>
            <w:tcW w:w="1235" w:type="pct"/>
            <w:noWrap/>
            <w:hideMark/>
          </w:tcPr>
          <w:p w14:paraId="2A703D1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184CD7C7" w14:textId="77777777" w:rsidTr="006A19A4">
        <w:trPr>
          <w:trHeight w:val="300"/>
        </w:trPr>
        <w:tc>
          <w:tcPr>
            <w:tcW w:w="718" w:type="pct"/>
            <w:noWrap/>
            <w:hideMark/>
          </w:tcPr>
          <w:p w14:paraId="6E0BBA6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Carolina</w:t>
            </w:r>
          </w:p>
        </w:tc>
        <w:tc>
          <w:tcPr>
            <w:tcW w:w="1164" w:type="pct"/>
            <w:noWrap/>
            <w:hideMark/>
          </w:tcPr>
          <w:p w14:paraId="52FBF4D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1/20/2022</w:t>
            </w:r>
          </w:p>
        </w:tc>
        <w:tc>
          <w:tcPr>
            <w:tcW w:w="1883" w:type="pct"/>
            <w:noWrap/>
            <w:hideMark/>
          </w:tcPr>
          <w:p w14:paraId="26EC9EB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Nova Scotia, Canada</w:t>
            </w:r>
          </w:p>
        </w:tc>
        <w:tc>
          <w:tcPr>
            <w:tcW w:w="1235" w:type="pct"/>
            <w:noWrap/>
            <w:hideMark/>
          </w:tcPr>
          <w:p w14:paraId="5E91BEA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8</w:t>
            </w:r>
          </w:p>
        </w:tc>
      </w:tr>
      <w:tr w:rsidR="006A19A4" w:rsidRPr="006A19A4" w14:paraId="6D856218" w14:textId="77777777" w:rsidTr="006A19A4">
        <w:trPr>
          <w:trHeight w:val="300"/>
        </w:trPr>
        <w:tc>
          <w:tcPr>
            <w:tcW w:w="718" w:type="pct"/>
            <w:noWrap/>
            <w:hideMark/>
          </w:tcPr>
          <w:p w14:paraId="56FEBA7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Carolina</w:t>
            </w:r>
          </w:p>
        </w:tc>
        <w:tc>
          <w:tcPr>
            <w:tcW w:w="1164" w:type="pct"/>
            <w:noWrap/>
            <w:hideMark/>
          </w:tcPr>
          <w:p w14:paraId="05446AE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1/20/2022</w:t>
            </w:r>
          </w:p>
        </w:tc>
        <w:tc>
          <w:tcPr>
            <w:tcW w:w="1883" w:type="pct"/>
            <w:noWrap/>
            <w:hideMark/>
          </w:tcPr>
          <w:p w14:paraId="2CC5190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Santarém, Portugal</w:t>
            </w:r>
          </w:p>
        </w:tc>
        <w:tc>
          <w:tcPr>
            <w:tcW w:w="1235" w:type="pct"/>
            <w:noWrap/>
            <w:hideMark/>
          </w:tcPr>
          <w:p w14:paraId="205EBD0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3FEA1423" w14:textId="77777777" w:rsidTr="006A19A4">
        <w:trPr>
          <w:trHeight w:val="300"/>
        </w:trPr>
        <w:tc>
          <w:tcPr>
            <w:tcW w:w="718" w:type="pct"/>
            <w:noWrap/>
            <w:hideMark/>
          </w:tcPr>
          <w:p w14:paraId="31111C4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Carolina</w:t>
            </w:r>
          </w:p>
        </w:tc>
        <w:tc>
          <w:tcPr>
            <w:tcW w:w="1164" w:type="pct"/>
            <w:noWrap/>
            <w:hideMark/>
          </w:tcPr>
          <w:p w14:paraId="7877408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1/20/2022</w:t>
            </w:r>
          </w:p>
        </w:tc>
        <w:tc>
          <w:tcPr>
            <w:tcW w:w="1883" w:type="pct"/>
            <w:noWrap/>
            <w:hideMark/>
          </w:tcPr>
          <w:p w14:paraId="11F3B91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Setúbal, Portugal</w:t>
            </w:r>
          </w:p>
        </w:tc>
        <w:tc>
          <w:tcPr>
            <w:tcW w:w="1235" w:type="pct"/>
            <w:noWrap/>
            <w:hideMark/>
          </w:tcPr>
          <w:p w14:paraId="4E0F66D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11F60023" w14:textId="77777777" w:rsidTr="006A19A4">
        <w:trPr>
          <w:trHeight w:val="300"/>
        </w:trPr>
        <w:tc>
          <w:tcPr>
            <w:tcW w:w="718" w:type="pct"/>
            <w:noWrap/>
            <w:hideMark/>
          </w:tcPr>
          <w:p w14:paraId="1213531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Carolina</w:t>
            </w:r>
          </w:p>
        </w:tc>
        <w:tc>
          <w:tcPr>
            <w:tcW w:w="1164" w:type="pct"/>
            <w:noWrap/>
            <w:hideMark/>
          </w:tcPr>
          <w:p w14:paraId="0A68558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1/20/2022</w:t>
            </w:r>
          </w:p>
        </w:tc>
        <w:tc>
          <w:tcPr>
            <w:tcW w:w="1883" w:type="pct"/>
            <w:noWrap/>
            <w:hideMark/>
          </w:tcPr>
          <w:p w14:paraId="5FA6F02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South Carolina, United States of America</w:t>
            </w:r>
          </w:p>
        </w:tc>
        <w:tc>
          <w:tcPr>
            <w:tcW w:w="1235" w:type="pct"/>
            <w:noWrap/>
            <w:hideMark/>
          </w:tcPr>
          <w:p w14:paraId="225780D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5CF2321C" w14:textId="77777777" w:rsidTr="006A19A4">
        <w:trPr>
          <w:trHeight w:val="300"/>
        </w:trPr>
        <w:tc>
          <w:tcPr>
            <w:tcW w:w="718" w:type="pct"/>
            <w:noWrap/>
            <w:hideMark/>
          </w:tcPr>
          <w:p w14:paraId="256FFE4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Virginia</w:t>
            </w:r>
          </w:p>
        </w:tc>
        <w:tc>
          <w:tcPr>
            <w:tcW w:w="1164" w:type="pct"/>
            <w:noWrap/>
            <w:hideMark/>
          </w:tcPr>
          <w:p w14:paraId="5479DEA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2/1/2022</w:t>
            </w:r>
          </w:p>
        </w:tc>
        <w:tc>
          <w:tcPr>
            <w:tcW w:w="1883" w:type="pct"/>
            <w:noWrap/>
            <w:hideMark/>
          </w:tcPr>
          <w:p w14:paraId="625F7ABE" w14:textId="77777777" w:rsidR="006A19A4" w:rsidRPr="006A19A4" w:rsidRDefault="006A19A4" w:rsidP="006A19A4">
            <w:pPr>
              <w:rPr>
                <w:rFonts w:ascii="Aptos Narrow" w:eastAsia="Times New Roman" w:hAnsi="Aptos Narrow" w:cs="Times New Roman"/>
                <w:color w:val="000000"/>
                <w:lang w:bidi="he-IL"/>
              </w:rPr>
            </w:pPr>
            <w:proofErr w:type="spellStart"/>
            <w:r w:rsidRPr="006A19A4">
              <w:rPr>
                <w:rFonts w:ascii="Aptos Narrow" w:eastAsia="Times New Roman" w:hAnsi="Aptos Narrow" w:cs="Times New Roman"/>
                <w:color w:val="000000"/>
                <w:lang w:bidi="he-IL"/>
              </w:rPr>
              <w:t>Chungcheongbuk</w:t>
            </w:r>
            <w:proofErr w:type="spellEnd"/>
            <w:r w:rsidRPr="006A19A4">
              <w:rPr>
                <w:rFonts w:ascii="Aptos Narrow" w:eastAsia="Times New Roman" w:hAnsi="Aptos Narrow" w:cs="Times New Roman"/>
                <w:color w:val="000000"/>
                <w:lang w:bidi="he-IL"/>
              </w:rPr>
              <w:t>-do, Korea (Rep. of)</w:t>
            </w:r>
          </w:p>
        </w:tc>
        <w:tc>
          <w:tcPr>
            <w:tcW w:w="1235" w:type="pct"/>
            <w:noWrap/>
            <w:hideMark/>
          </w:tcPr>
          <w:p w14:paraId="03F4AF3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70AB4724" w14:textId="77777777" w:rsidTr="006A19A4">
        <w:trPr>
          <w:trHeight w:val="300"/>
        </w:trPr>
        <w:tc>
          <w:tcPr>
            <w:tcW w:w="718" w:type="pct"/>
            <w:noWrap/>
            <w:hideMark/>
          </w:tcPr>
          <w:p w14:paraId="52793C4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Virginia</w:t>
            </w:r>
          </w:p>
        </w:tc>
        <w:tc>
          <w:tcPr>
            <w:tcW w:w="1164" w:type="pct"/>
            <w:noWrap/>
            <w:hideMark/>
          </w:tcPr>
          <w:p w14:paraId="100B57E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2/1/2022</w:t>
            </w:r>
          </w:p>
        </w:tc>
        <w:tc>
          <w:tcPr>
            <w:tcW w:w="1883" w:type="pct"/>
            <w:noWrap/>
            <w:hideMark/>
          </w:tcPr>
          <w:p w14:paraId="1E37EB0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Chungcheongnam-do, Korea (Rep. of)</w:t>
            </w:r>
          </w:p>
        </w:tc>
        <w:tc>
          <w:tcPr>
            <w:tcW w:w="1235" w:type="pct"/>
            <w:noWrap/>
            <w:hideMark/>
          </w:tcPr>
          <w:p w14:paraId="6240F2B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23BE9E60" w14:textId="77777777" w:rsidTr="006A19A4">
        <w:trPr>
          <w:trHeight w:val="300"/>
        </w:trPr>
        <w:tc>
          <w:tcPr>
            <w:tcW w:w="718" w:type="pct"/>
            <w:noWrap/>
            <w:hideMark/>
          </w:tcPr>
          <w:p w14:paraId="75D51DE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Virginia</w:t>
            </w:r>
          </w:p>
        </w:tc>
        <w:tc>
          <w:tcPr>
            <w:tcW w:w="1164" w:type="pct"/>
            <w:noWrap/>
            <w:hideMark/>
          </w:tcPr>
          <w:p w14:paraId="0BE9CBA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2/1/2022</w:t>
            </w:r>
          </w:p>
        </w:tc>
        <w:tc>
          <w:tcPr>
            <w:tcW w:w="1883" w:type="pct"/>
            <w:noWrap/>
            <w:hideMark/>
          </w:tcPr>
          <w:p w14:paraId="2337060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Gangwon-do, Korea (Rep. of)</w:t>
            </w:r>
          </w:p>
        </w:tc>
        <w:tc>
          <w:tcPr>
            <w:tcW w:w="1235" w:type="pct"/>
            <w:noWrap/>
            <w:hideMark/>
          </w:tcPr>
          <w:p w14:paraId="10EE5EF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47686FE0" w14:textId="77777777" w:rsidTr="006A19A4">
        <w:trPr>
          <w:trHeight w:val="300"/>
        </w:trPr>
        <w:tc>
          <w:tcPr>
            <w:tcW w:w="718" w:type="pct"/>
            <w:noWrap/>
            <w:hideMark/>
          </w:tcPr>
          <w:p w14:paraId="62CE7E8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Virginia</w:t>
            </w:r>
          </w:p>
        </w:tc>
        <w:tc>
          <w:tcPr>
            <w:tcW w:w="1164" w:type="pct"/>
            <w:noWrap/>
            <w:hideMark/>
          </w:tcPr>
          <w:p w14:paraId="26D8B69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2/1/2022</w:t>
            </w:r>
          </w:p>
        </w:tc>
        <w:tc>
          <w:tcPr>
            <w:tcW w:w="1883" w:type="pct"/>
            <w:noWrap/>
            <w:hideMark/>
          </w:tcPr>
          <w:p w14:paraId="62E2A05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Gyeonggi-do, Korea (Rep. of)</w:t>
            </w:r>
          </w:p>
        </w:tc>
        <w:tc>
          <w:tcPr>
            <w:tcW w:w="1235" w:type="pct"/>
            <w:noWrap/>
            <w:hideMark/>
          </w:tcPr>
          <w:p w14:paraId="2B2F0F3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3C0AA669" w14:textId="77777777" w:rsidTr="006A19A4">
        <w:trPr>
          <w:trHeight w:val="300"/>
        </w:trPr>
        <w:tc>
          <w:tcPr>
            <w:tcW w:w="718" w:type="pct"/>
            <w:noWrap/>
            <w:hideMark/>
          </w:tcPr>
          <w:p w14:paraId="0C98C09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Virginia</w:t>
            </w:r>
          </w:p>
        </w:tc>
        <w:tc>
          <w:tcPr>
            <w:tcW w:w="1164" w:type="pct"/>
            <w:noWrap/>
            <w:hideMark/>
          </w:tcPr>
          <w:p w14:paraId="5B22118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2/1/2022</w:t>
            </w:r>
          </w:p>
        </w:tc>
        <w:tc>
          <w:tcPr>
            <w:tcW w:w="1883" w:type="pct"/>
            <w:noWrap/>
            <w:hideMark/>
          </w:tcPr>
          <w:p w14:paraId="4506BD8F" w14:textId="77777777" w:rsidR="006A19A4" w:rsidRPr="006A19A4" w:rsidRDefault="006A19A4" w:rsidP="006A19A4">
            <w:pPr>
              <w:rPr>
                <w:rFonts w:ascii="Aptos Narrow" w:eastAsia="Times New Roman" w:hAnsi="Aptos Narrow" w:cs="Times New Roman"/>
                <w:color w:val="000000"/>
                <w:lang w:bidi="he-IL"/>
              </w:rPr>
            </w:pPr>
            <w:proofErr w:type="spellStart"/>
            <w:r w:rsidRPr="006A19A4">
              <w:rPr>
                <w:rFonts w:ascii="Aptos Narrow" w:eastAsia="Times New Roman" w:hAnsi="Aptos Narrow" w:cs="Times New Roman"/>
                <w:color w:val="000000"/>
                <w:lang w:bidi="he-IL"/>
              </w:rPr>
              <w:t>Gyeongsangnam</w:t>
            </w:r>
            <w:proofErr w:type="spellEnd"/>
            <w:r w:rsidRPr="006A19A4">
              <w:rPr>
                <w:rFonts w:ascii="Aptos Narrow" w:eastAsia="Times New Roman" w:hAnsi="Aptos Narrow" w:cs="Times New Roman"/>
                <w:color w:val="000000"/>
                <w:lang w:bidi="he-IL"/>
              </w:rPr>
              <w:t>-do, Korea (Rep. of)</w:t>
            </w:r>
          </w:p>
        </w:tc>
        <w:tc>
          <w:tcPr>
            <w:tcW w:w="1235" w:type="pct"/>
            <w:noWrap/>
            <w:hideMark/>
          </w:tcPr>
          <w:p w14:paraId="2EA2F12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0400D6A4" w14:textId="77777777" w:rsidTr="006A19A4">
        <w:trPr>
          <w:trHeight w:val="300"/>
        </w:trPr>
        <w:tc>
          <w:tcPr>
            <w:tcW w:w="718" w:type="pct"/>
            <w:noWrap/>
            <w:hideMark/>
          </w:tcPr>
          <w:p w14:paraId="7F9ECEE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Virginia</w:t>
            </w:r>
          </w:p>
        </w:tc>
        <w:tc>
          <w:tcPr>
            <w:tcW w:w="1164" w:type="pct"/>
            <w:noWrap/>
            <w:hideMark/>
          </w:tcPr>
          <w:p w14:paraId="0A75509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2/1/2022</w:t>
            </w:r>
          </w:p>
        </w:tc>
        <w:tc>
          <w:tcPr>
            <w:tcW w:w="1883" w:type="pct"/>
            <w:noWrap/>
            <w:hideMark/>
          </w:tcPr>
          <w:p w14:paraId="51A05E88" w14:textId="77777777" w:rsidR="006A19A4" w:rsidRPr="006A19A4" w:rsidRDefault="006A19A4" w:rsidP="006A19A4">
            <w:pPr>
              <w:rPr>
                <w:rFonts w:ascii="Aptos Narrow" w:eastAsia="Times New Roman" w:hAnsi="Aptos Narrow" w:cs="Times New Roman"/>
                <w:color w:val="000000"/>
                <w:lang w:bidi="he-IL"/>
              </w:rPr>
            </w:pPr>
            <w:proofErr w:type="spellStart"/>
            <w:r w:rsidRPr="006A19A4">
              <w:rPr>
                <w:rFonts w:ascii="Aptos Narrow" w:eastAsia="Times New Roman" w:hAnsi="Aptos Narrow" w:cs="Times New Roman"/>
                <w:color w:val="000000"/>
                <w:lang w:bidi="he-IL"/>
              </w:rPr>
              <w:t>Jeollabuk</w:t>
            </w:r>
            <w:proofErr w:type="spellEnd"/>
            <w:r w:rsidRPr="006A19A4">
              <w:rPr>
                <w:rFonts w:ascii="Aptos Narrow" w:eastAsia="Times New Roman" w:hAnsi="Aptos Narrow" w:cs="Times New Roman"/>
                <w:color w:val="000000"/>
                <w:lang w:bidi="he-IL"/>
              </w:rPr>
              <w:t>-do, Korea (Rep. of)</w:t>
            </w:r>
          </w:p>
        </w:tc>
        <w:tc>
          <w:tcPr>
            <w:tcW w:w="1235" w:type="pct"/>
            <w:noWrap/>
            <w:hideMark/>
          </w:tcPr>
          <w:p w14:paraId="1057666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29B1820F" w14:textId="77777777" w:rsidTr="006A19A4">
        <w:trPr>
          <w:trHeight w:val="300"/>
        </w:trPr>
        <w:tc>
          <w:tcPr>
            <w:tcW w:w="718" w:type="pct"/>
            <w:noWrap/>
            <w:hideMark/>
          </w:tcPr>
          <w:p w14:paraId="2F36F4C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Virginia</w:t>
            </w:r>
          </w:p>
        </w:tc>
        <w:tc>
          <w:tcPr>
            <w:tcW w:w="1164" w:type="pct"/>
            <w:noWrap/>
            <w:hideMark/>
          </w:tcPr>
          <w:p w14:paraId="6A59F7D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2/1/2022</w:t>
            </w:r>
          </w:p>
        </w:tc>
        <w:tc>
          <w:tcPr>
            <w:tcW w:w="1883" w:type="pct"/>
            <w:noWrap/>
            <w:hideMark/>
          </w:tcPr>
          <w:p w14:paraId="18851898" w14:textId="77777777" w:rsidR="006A19A4" w:rsidRPr="006A19A4" w:rsidRDefault="006A19A4" w:rsidP="006A19A4">
            <w:pPr>
              <w:rPr>
                <w:rFonts w:ascii="Aptos Narrow" w:eastAsia="Times New Roman" w:hAnsi="Aptos Narrow" w:cs="Times New Roman"/>
                <w:color w:val="000000"/>
                <w:lang w:bidi="he-IL"/>
              </w:rPr>
            </w:pPr>
            <w:proofErr w:type="spellStart"/>
            <w:r w:rsidRPr="006A19A4">
              <w:rPr>
                <w:rFonts w:ascii="Aptos Narrow" w:eastAsia="Times New Roman" w:hAnsi="Aptos Narrow" w:cs="Times New Roman"/>
                <w:color w:val="000000"/>
                <w:lang w:bidi="he-IL"/>
              </w:rPr>
              <w:t>Jeollanam</w:t>
            </w:r>
            <w:proofErr w:type="spellEnd"/>
            <w:r w:rsidRPr="006A19A4">
              <w:rPr>
                <w:rFonts w:ascii="Aptos Narrow" w:eastAsia="Times New Roman" w:hAnsi="Aptos Narrow" w:cs="Times New Roman"/>
                <w:color w:val="000000"/>
                <w:lang w:bidi="he-IL"/>
              </w:rPr>
              <w:t>-do, Korea (Rep. of)</w:t>
            </w:r>
          </w:p>
        </w:tc>
        <w:tc>
          <w:tcPr>
            <w:tcW w:w="1235" w:type="pct"/>
            <w:noWrap/>
            <w:hideMark/>
          </w:tcPr>
          <w:p w14:paraId="450D48E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21C8A938" w14:textId="77777777" w:rsidTr="006A19A4">
        <w:trPr>
          <w:trHeight w:val="300"/>
        </w:trPr>
        <w:tc>
          <w:tcPr>
            <w:tcW w:w="718" w:type="pct"/>
            <w:noWrap/>
            <w:hideMark/>
          </w:tcPr>
          <w:p w14:paraId="19D7344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Virginia</w:t>
            </w:r>
          </w:p>
        </w:tc>
        <w:tc>
          <w:tcPr>
            <w:tcW w:w="1164" w:type="pct"/>
            <w:noWrap/>
            <w:hideMark/>
          </w:tcPr>
          <w:p w14:paraId="6FFD051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2/1/2022</w:t>
            </w:r>
          </w:p>
        </w:tc>
        <w:tc>
          <w:tcPr>
            <w:tcW w:w="1883" w:type="pct"/>
            <w:noWrap/>
            <w:hideMark/>
          </w:tcPr>
          <w:p w14:paraId="58B9553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Newfoundland and Labrador, Canada</w:t>
            </w:r>
          </w:p>
        </w:tc>
        <w:tc>
          <w:tcPr>
            <w:tcW w:w="1235" w:type="pct"/>
            <w:noWrap/>
            <w:hideMark/>
          </w:tcPr>
          <w:p w14:paraId="5907F82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29040325" w14:textId="77777777" w:rsidTr="006A19A4">
        <w:trPr>
          <w:trHeight w:val="300"/>
        </w:trPr>
        <w:tc>
          <w:tcPr>
            <w:tcW w:w="718" w:type="pct"/>
            <w:noWrap/>
            <w:hideMark/>
          </w:tcPr>
          <w:p w14:paraId="2A109F2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Virginia</w:t>
            </w:r>
          </w:p>
        </w:tc>
        <w:tc>
          <w:tcPr>
            <w:tcW w:w="1164" w:type="pct"/>
            <w:noWrap/>
            <w:hideMark/>
          </w:tcPr>
          <w:p w14:paraId="5AB5DAB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2/1/2022</w:t>
            </w:r>
          </w:p>
        </w:tc>
        <w:tc>
          <w:tcPr>
            <w:tcW w:w="1883" w:type="pct"/>
            <w:noWrap/>
            <w:hideMark/>
          </w:tcPr>
          <w:p w14:paraId="0D9509A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Carolina, United States of America</w:t>
            </w:r>
          </w:p>
        </w:tc>
        <w:tc>
          <w:tcPr>
            <w:tcW w:w="1235" w:type="pct"/>
            <w:noWrap/>
            <w:hideMark/>
          </w:tcPr>
          <w:p w14:paraId="29A1389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6609C8F3" w14:textId="77777777" w:rsidTr="006A19A4">
        <w:trPr>
          <w:trHeight w:val="300"/>
        </w:trPr>
        <w:tc>
          <w:tcPr>
            <w:tcW w:w="718" w:type="pct"/>
            <w:noWrap/>
            <w:hideMark/>
          </w:tcPr>
          <w:p w14:paraId="19F96E9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Virginia</w:t>
            </w:r>
          </w:p>
        </w:tc>
        <w:tc>
          <w:tcPr>
            <w:tcW w:w="1164" w:type="pct"/>
            <w:noWrap/>
            <w:hideMark/>
          </w:tcPr>
          <w:p w14:paraId="11139F7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2/1/2022</w:t>
            </w:r>
          </w:p>
        </w:tc>
        <w:tc>
          <w:tcPr>
            <w:tcW w:w="1883" w:type="pct"/>
            <w:noWrap/>
            <w:hideMark/>
          </w:tcPr>
          <w:p w14:paraId="38DA976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Nova Scotia, Canada</w:t>
            </w:r>
          </w:p>
        </w:tc>
        <w:tc>
          <w:tcPr>
            <w:tcW w:w="1235" w:type="pct"/>
            <w:noWrap/>
            <w:hideMark/>
          </w:tcPr>
          <w:p w14:paraId="34EF93E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w:t>
            </w:r>
          </w:p>
        </w:tc>
      </w:tr>
      <w:tr w:rsidR="006A19A4" w:rsidRPr="006A19A4" w14:paraId="71B398D4" w14:textId="77777777" w:rsidTr="006A19A4">
        <w:trPr>
          <w:trHeight w:val="300"/>
        </w:trPr>
        <w:tc>
          <w:tcPr>
            <w:tcW w:w="718" w:type="pct"/>
            <w:noWrap/>
            <w:hideMark/>
          </w:tcPr>
          <w:p w14:paraId="206F0FC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Virginia</w:t>
            </w:r>
          </w:p>
        </w:tc>
        <w:tc>
          <w:tcPr>
            <w:tcW w:w="1164" w:type="pct"/>
            <w:noWrap/>
            <w:hideMark/>
          </w:tcPr>
          <w:p w14:paraId="5FBD4F0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2/1/2022</w:t>
            </w:r>
          </w:p>
        </w:tc>
        <w:tc>
          <w:tcPr>
            <w:tcW w:w="1883" w:type="pct"/>
            <w:noWrap/>
            <w:hideMark/>
          </w:tcPr>
          <w:p w14:paraId="7C8CFA6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Prince Edward Island, Canada</w:t>
            </w:r>
          </w:p>
        </w:tc>
        <w:tc>
          <w:tcPr>
            <w:tcW w:w="1235" w:type="pct"/>
            <w:noWrap/>
            <w:hideMark/>
          </w:tcPr>
          <w:p w14:paraId="476E68B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15</w:t>
            </w:r>
          </w:p>
        </w:tc>
      </w:tr>
      <w:tr w:rsidR="006A19A4" w:rsidRPr="006A19A4" w14:paraId="7D8C4206" w14:textId="77777777" w:rsidTr="006A19A4">
        <w:trPr>
          <w:trHeight w:val="300"/>
        </w:trPr>
        <w:tc>
          <w:tcPr>
            <w:tcW w:w="718" w:type="pct"/>
            <w:noWrap/>
            <w:hideMark/>
          </w:tcPr>
          <w:p w14:paraId="11FAFC3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Maryland</w:t>
            </w:r>
          </w:p>
        </w:tc>
        <w:tc>
          <w:tcPr>
            <w:tcW w:w="1164" w:type="pct"/>
            <w:noWrap/>
            <w:hideMark/>
          </w:tcPr>
          <w:p w14:paraId="64ABC0D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2/2/2022</w:t>
            </w:r>
          </w:p>
        </w:tc>
        <w:tc>
          <w:tcPr>
            <w:tcW w:w="1883" w:type="pct"/>
            <w:noWrap/>
            <w:hideMark/>
          </w:tcPr>
          <w:p w14:paraId="2C12150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Newfoundland and Labrador, Canada</w:t>
            </w:r>
          </w:p>
        </w:tc>
        <w:tc>
          <w:tcPr>
            <w:tcW w:w="1235" w:type="pct"/>
            <w:noWrap/>
            <w:hideMark/>
          </w:tcPr>
          <w:p w14:paraId="4CBCAED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2149F2A4" w14:textId="77777777" w:rsidTr="006A19A4">
        <w:trPr>
          <w:trHeight w:val="300"/>
        </w:trPr>
        <w:tc>
          <w:tcPr>
            <w:tcW w:w="718" w:type="pct"/>
            <w:noWrap/>
            <w:hideMark/>
          </w:tcPr>
          <w:p w14:paraId="08CDCAC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Maryland</w:t>
            </w:r>
          </w:p>
        </w:tc>
        <w:tc>
          <w:tcPr>
            <w:tcW w:w="1164" w:type="pct"/>
            <w:noWrap/>
            <w:hideMark/>
          </w:tcPr>
          <w:p w14:paraId="59EA069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2/2/2022</w:t>
            </w:r>
          </w:p>
        </w:tc>
        <w:tc>
          <w:tcPr>
            <w:tcW w:w="1883" w:type="pct"/>
            <w:noWrap/>
            <w:hideMark/>
          </w:tcPr>
          <w:p w14:paraId="020BD32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Carolina, United States of America</w:t>
            </w:r>
          </w:p>
        </w:tc>
        <w:tc>
          <w:tcPr>
            <w:tcW w:w="1235" w:type="pct"/>
            <w:noWrap/>
            <w:hideMark/>
          </w:tcPr>
          <w:p w14:paraId="1AB15D0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2B8E37B1" w14:textId="77777777" w:rsidTr="006A19A4">
        <w:trPr>
          <w:trHeight w:val="300"/>
        </w:trPr>
        <w:tc>
          <w:tcPr>
            <w:tcW w:w="718" w:type="pct"/>
            <w:noWrap/>
            <w:hideMark/>
          </w:tcPr>
          <w:p w14:paraId="2CEE510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Maryland</w:t>
            </w:r>
          </w:p>
        </w:tc>
        <w:tc>
          <w:tcPr>
            <w:tcW w:w="1164" w:type="pct"/>
            <w:noWrap/>
            <w:hideMark/>
          </w:tcPr>
          <w:p w14:paraId="4DA8208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2/2/2022</w:t>
            </w:r>
          </w:p>
        </w:tc>
        <w:tc>
          <w:tcPr>
            <w:tcW w:w="1883" w:type="pct"/>
            <w:noWrap/>
            <w:hideMark/>
          </w:tcPr>
          <w:p w14:paraId="45F5062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Nova Scotia, Canada</w:t>
            </w:r>
          </w:p>
        </w:tc>
        <w:tc>
          <w:tcPr>
            <w:tcW w:w="1235" w:type="pct"/>
            <w:noWrap/>
            <w:hideMark/>
          </w:tcPr>
          <w:p w14:paraId="63FAE77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w:t>
            </w:r>
          </w:p>
        </w:tc>
      </w:tr>
      <w:tr w:rsidR="006A19A4" w:rsidRPr="006A19A4" w14:paraId="5F44A783" w14:textId="77777777" w:rsidTr="006A19A4">
        <w:trPr>
          <w:trHeight w:val="300"/>
        </w:trPr>
        <w:tc>
          <w:tcPr>
            <w:tcW w:w="718" w:type="pct"/>
            <w:noWrap/>
            <w:hideMark/>
          </w:tcPr>
          <w:p w14:paraId="09FB400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Maryland</w:t>
            </w:r>
          </w:p>
        </w:tc>
        <w:tc>
          <w:tcPr>
            <w:tcW w:w="1164" w:type="pct"/>
            <w:noWrap/>
            <w:hideMark/>
          </w:tcPr>
          <w:p w14:paraId="06D3B49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2/2/2022</w:t>
            </w:r>
          </w:p>
        </w:tc>
        <w:tc>
          <w:tcPr>
            <w:tcW w:w="1883" w:type="pct"/>
            <w:noWrap/>
            <w:hideMark/>
          </w:tcPr>
          <w:p w14:paraId="02C2F3B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Prince Edward Island, Canada</w:t>
            </w:r>
          </w:p>
        </w:tc>
        <w:tc>
          <w:tcPr>
            <w:tcW w:w="1235" w:type="pct"/>
            <w:noWrap/>
            <w:hideMark/>
          </w:tcPr>
          <w:p w14:paraId="0C0CB9E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15</w:t>
            </w:r>
          </w:p>
        </w:tc>
      </w:tr>
      <w:tr w:rsidR="006A19A4" w:rsidRPr="006A19A4" w14:paraId="01859E72" w14:textId="77777777" w:rsidTr="006A19A4">
        <w:trPr>
          <w:trHeight w:val="300"/>
        </w:trPr>
        <w:tc>
          <w:tcPr>
            <w:tcW w:w="718" w:type="pct"/>
            <w:noWrap/>
            <w:hideMark/>
          </w:tcPr>
          <w:p w14:paraId="67DB403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w:t>
            </w:r>
          </w:p>
        </w:tc>
        <w:tc>
          <w:tcPr>
            <w:tcW w:w="1164" w:type="pct"/>
            <w:noWrap/>
            <w:hideMark/>
          </w:tcPr>
          <w:p w14:paraId="613A932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2/7/2022</w:t>
            </w:r>
          </w:p>
        </w:tc>
        <w:tc>
          <w:tcPr>
            <w:tcW w:w="1883" w:type="pct"/>
            <w:noWrap/>
            <w:hideMark/>
          </w:tcPr>
          <w:p w14:paraId="1F2B587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Andalucía, Spain</w:t>
            </w:r>
          </w:p>
        </w:tc>
        <w:tc>
          <w:tcPr>
            <w:tcW w:w="1235" w:type="pct"/>
            <w:noWrap/>
            <w:hideMark/>
          </w:tcPr>
          <w:p w14:paraId="5CECBFC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11</w:t>
            </w:r>
          </w:p>
        </w:tc>
      </w:tr>
      <w:tr w:rsidR="006A19A4" w:rsidRPr="006A19A4" w14:paraId="1089F940" w14:textId="77777777" w:rsidTr="006A19A4">
        <w:trPr>
          <w:trHeight w:val="300"/>
        </w:trPr>
        <w:tc>
          <w:tcPr>
            <w:tcW w:w="718" w:type="pct"/>
            <w:noWrap/>
            <w:hideMark/>
          </w:tcPr>
          <w:p w14:paraId="7E1C1F8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Indiana</w:t>
            </w:r>
          </w:p>
        </w:tc>
        <w:tc>
          <w:tcPr>
            <w:tcW w:w="1164" w:type="pct"/>
            <w:noWrap/>
            <w:hideMark/>
          </w:tcPr>
          <w:p w14:paraId="17F26D0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2/7/2022</w:t>
            </w:r>
          </w:p>
        </w:tc>
        <w:tc>
          <w:tcPr>
            <w:tcW w:w="1883" w:type="pct"/>
            <w:noWrap/>
            <w:hideMark/>
          </w:tcPr>
          <w:p w14:paraId="4A4CF1E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British Columbia, Canada</w:t>
            </w:r>
          </w:p>
        </w:tc>
        <w:tc>
          <w:tcPr>
            <w:tcW w:w="1235" w:type="pct"/>
            <w:noWrap/>
            <w:hideMark/>
          </w:tcPr>
          <w:p w14:paraId="04E9987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2BFF8FA1" w14:textId="77777777" w:rsidTr="006A19A4">
        <w:trPr>
          <w:trHeight w:val="300"/>
        </w:trPr>
        <w:tc>
          <w:tcPr>
            <w:tcW w:w="718" w:type="pct"/>
            <w:noWrap/>
            <w:hideMark/>
          </w:tcPr>
          <w:p w14:paraId="182BC9B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w:t>
            </w:r>
          </w:p>
        </w:tc>
        <w:tc>
          <w:tcPr>
            <w:tcW w:w="1164" w:type="pct"/>
            <w:noWrap/>
            <w:hideMark/>
          </w:tcPr>
          <w:p w14:paraId="62E5630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2/7/2022</w:t>
            </w:r>
          </w:p>
        </w:tc>
        <w:tc>
          <w:tcPr>
            <w:tcW w:w="1883" w:type="pct"/>
            <w:noWrap/>
            <w:hideMark/>
          </w:tcPr>
          <w:p w14:paraId="15156B6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British Columbia, Canada</w:t>
            </w:r>
          </w:p>
        </w:tc>
        <w:tc>
          <w:tcPr>
            <w:tcW w:w="1235" w:type="pct"/>
            <w:noWrap/>
            <w:hideMark/>
          </w:tcPr>
          <w:p w14:paraId="71C4F53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09009DBB" w14:textId="77777777" w:rsidTr="006A19A4">
        <w:trPr>
          <w:trHeight w:val="300"/>
        </w:trPr>
        <w:tc>
          <w:tcPr>
            <w:tcW w:w="718" w:type="pct"/>
            <w:noWrap/>
            <w:hideMark/>
          </w:tcPr>
          <w:p w14:paraId="0635CEC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w:t>
            </w:r>
          </w:p>
        </w:tc>
        <w:tc>
          <w:tcPr>
            <w:tcW w:w="1164" w:type="pct"/>
            <w:noWrap/>
            <w:hideMark/>
          </w:tcPr>
          <w:p w14:paraId="5949B5F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2/7/2022</w:t>
            </w:r>
          </w:p>
        </w:tc>
        <w:tc>
          <w:tcPr>
            <w:tcW w:w="1883" w:type="pct"/>
            <w:noWrap/>
            <w:hideMark/>
          </w:tcPr>
          <w:p w14:paraId="7BD6246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Castilla y León, Spain</w:t>
            </w:r>
          </w:p>
        </w:tc>
        <w:tc>
          <w:tcPr>
            <w:tcW w:w="1235" w:type="pct"/>
            <w:noWrap/>
            <w:hideMark/>
          </w:tcPr>
          <w:p w14:paraId="6140AB8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20</w:t>
            </w:r>
          </w:p>
        </w:tc>
      </w:tr>
      <w:tr w:rsidR="006A19A4" w:rsidRPr="006A19A4" w14:paraId="68F19E9D" w14:textId="77777777" w:rsidTr="006A19A4">
        <w:trPr>
          <w:trHeight w:val="300"/>
        </w:trPr>
        <w:tc>
          <w:tcPr>
            <w:tcW w:w="718" w:type="pct"/>
            <w:noWrap/>
            <w:hideMark/>
          </w:tcPr>
          <w:p w14:paraId="77AFB9F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w:t>
            </w:r>
          </w:p>
        </w:tc>
        <w:tc>
          <w:tcPr>
            <w:tcW w:w="1164" w:type="pct"/>
            <w:noWrap/>
            <w:hideMark/>
          </w:tcPr>
          <w:p w14:paraId="2B7D366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2/7/2022</w:t>
            </w:r>
          </w:p>
        </w:tc>
        <w:tc>
          <w:tcPr>
            <w:tcW w:w="1883" w:type="pct"/>
            <w:noWrap/>
            <w:hideMark/>
          </w:tcPr>
          <w:p w14:paraId="7D9DF8B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Cataluña, Spain</w:t>
            </w:r>
          </w:p>
        </w:tc>
        <w:tc>
          <w:tcPr>
            <w:tcW w:w="1235" w:type="pct"/>
            <w:noWrap/>
            <w:hideMark/>
          </w:tcPr>
          <w:p w14:paraId="305C889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7BAC0525" w14:textId="77777777" w:rsidTr="006A19A4">
        <w:trPr>
          <w:trHeight w:val="300"/>
        </w:trPr>
        <w:tc>
          <w:tcPr>
            <w:tcW w:w="718" w:type="pct"/>
            <w:noWrap/>
            <w:hideMark/>
          </w:tcPr>
          <w:p w14:paraId="185ED3F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w:t>
            </w:r>
          </w:p>
        </w:tc>
        <w:tc>
          <w:tcPr>
            <w:tcW w:w="1164" w:type="pct"/>
            <w:noWrap/>
            <w:hideMark/>
          </w:tcPr>
          <w:p w14:paraId="08F75A6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2/7/2022</w:t>
            </w:r>
          </w:p>
        </w:tc>
        <w:tc>
          <w:tcPr>
            <w:tcW w:w="1883" w:type="pct"/>
            <w:noWrap/>
            <w:hideMark/>
          </w:tcPr>
          <w:p w14:paraId="1454759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Cork, Ireland</w:t>
            </w:r>
          </w:p>
        </w:tc>
        <w:tc>
          <w:tcPr>
            <w:tcW w:w="1235" w:type="pct"/>
            <w:noWrap/>
            <w:hideMark/>
          </w:tcPr>
          <w:p w14:paraId="0730F17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74A78773" w14:textId="77777777" w:rsidTr="006A19A4">
        <w:trPr>
          <w:trHeight w:val="300"/>
        </w:trPr>
        <w:tc>
          <w:tcPr>
            <w:tcW w:w="718" w:type="pct"/>
            <w:noWrap/>
            <w:hideMark/>
          </w:tcPr>
          <w:p w14:paraId="114E4F0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w:t>
            </w:r>
          </w:p>
        </w:tc>
        <w:tc>
          <w:tcPr>
            <w:tcW w:w="1164" w:type="pct"/>
            <w:noWrap/>
            <w:hideMark/>
          </w:tcPr>
          <w:p w14:paraId="0439CF3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2/7/2022</w:t>
            </w:r>
          </w:p>
        </w:tc>
        <w:tc>
          <w:tcPr>
            <w:tcW w:w="1883" w:type="pct"/>
            <w:noWrap/>
            <w:hideMark/>
          </w:tcPr>
          <w:p w14:paraId="38CFB33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Donegal, Ireland</w:t>
            </w:r>
          </w:p>
        </w:tc>
        <w:tc>
          <w:tcPr>
            <w:tcW w:w="1235" w:type="pct"/>
            <w:noWrap/>
            <w:hideMark/>
          </w:tcPr>
          <w:p w14:paraId="131A57D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79A060B7" w14:textId="77777777" w:rsidTr="006A19A4">
        <w:trPr>
          <w:trHeight w:val="300"/>
        </w:trPr>
        <w:tc>
          <w:tcPr>
            <w:tcW w:w="718" w:type="pct"/>
            <w:noWrap/>
            <w:hideMark/>
          </w:tcPr>
          <w:p w14:paraId="5A042C2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w:t>
            </w:r>
          </w:p>
        </w:tc>
        <w:tc>
          <w:tcPr>
            <w:tcW w:w="1164" w:type="pct"/>
            <w:noWrap/>
            <w:hideMark/>
          </w:tcPr>
          <w:p w14:paraId="6D1ECB3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2/7/2022</w:t>
            </w:r>
          </w:p>
        </w:tc>
        <w:tc>
          <w:tcPr>
            <w:tcW w:w="1883" w:type="pct"/>
            <w:noWrap/>
            <w:hideMark/>
          </w:tcPr>
          <w:p w14:paraId="516761F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Dublin, Ireland</w:t>
            </w:r>
          </w:p>
        </w:tc>
        <w:tc>
          <w:tcPr>
            <w:tcW w:w="1235" w:type="pct"/>
            <w:noWrap/>
            <w:hideMark/>
          </w:tcPr>
          <w:p w14:paraId="0625F7C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4EAC490A" w14:textId="77777777" w:rsidTr="006A19A4">
        <w:trPr>
          <w:trHeight w:val="300"/>
        </w:trPr>
        <w:tc>
          <w:tcPr>
            <w:tcW w:w="718" w:type="pct"/>
            <w:noWrap/>
            <w:hideMark/>
          </w:tcPr>
          <w:p w14:paraId="18AB463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lastRenderedPageBreak/>
              <w:t>Indiana</w:t>
            </w:r>
          </w:p>
        </w:tc>
        <w:tc>
          <w:tcPr>
            <w:tcW w:w="1164" w:type="pct"/>
            <w:noWrap/>
            <w:hideMark/>
          </w:tcPr>
          <w:p w14:paraId="7DB2727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2/7/2022</w:t>
            </w:r>
          </w:p>
        </w:tc>
        <w:tc>
          <w:tcPr>
            <w:tcW w:w="1883" w:type="pct"/>
            <w:noWrap/>
            <w:hideMark/>
          </w:tcPr>
          <w:p w14:paraId="41DD428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Maryland, United States of America</w:t>
            </w:r>
          </w:p>
        </w:tc>
        <w:tc>
          <w:tcPr>
            <w:tcW w:w="1235" w:type="pct"/>
            <w:noWrap/>
            <w:hideMark/>
          </w:tcPr>
          <w:p w14:paraId="604EEB7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4198C2E9" w14:textId="77777777" w:rsidTr="006A19A4">
        <w:trPr>
          <w:trHeight w:val="300"/>
        </w:trPr>
        <w:tc>
          <w:tcPr>
            <w:tcW w:w="718" w:type="pct"/>
            <w:noWrap/>
            <w:hideMark/>
          </w:tcPr>
          <w:p w14:paraId="427AD46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w:t>
            </w:r>
          </w:p>
        </w:tc>
        <w:tc>
          <w:tcPr>
            <w:tcW w:w="1164" w:type="pct"/>
            <w:noWrap/>
            <w:hideMark/>
          </w:tcPr>
          <w:p w14:paraId="7D346AF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2/7/2022</w:t>
            </w:r>
          </w:p>
        </w:tc>
        <w:tc>
          <w:tcPr>
            <w:tcW w:w="1883" w:type="pct"/>
            <w:noWrap/>
            <w:hideMark/>
          </w:tcPr>
          <w:p w14:paraId="5EF8218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Maryland, United States of America</w:t>
            </w:r>
          </w:p>
        </w:tc>
        <w:tc>
          <w:tcPr>
            <w:tcW w:w="1235" w:type="pct"/>
            <w:noWrap/>
            <w:hideMark/>
          </w:tcPr>
          <w:p w14:paraId="702B20D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367134F2" w14:textId="77777777" w:rsidTr="006A19A4">
        <w:trPr>
          <w:trHeight w:val="300"/>
        </w:trPr>
        <w:tc>
          <w:tcPr>
            <w:tcW w:w="718" w:type="pct"/>
            <w:noWrap/>
            <w:hideMark/>
          </w:tcPr>
          <w:p w14:paraId="1C7A2B9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Indiana</w:t>
            </w:r>
          </w:p>
        </w:tc>
        <w:tc>
          <w:tcPr>
            <w:tcW w:w="1164" w:type="pct"/>
            <w:noWrap/>
            <w:hideMark/>
          </w:tcPr>
          <w:p w14:paraId="15E78D5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2/7/2022</w:t>
            </w:r>
          </w:p>
        </w:tc>
        <w:tc>
          <w:tcPr>
            <w:tcW w:w="1883" w:type="pct"/>
            <w:noWrap/>
            <w:hideMark/>
          </w:tcPr>
          <w:p w14:paraId="6F24EBC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Moscow City, Russia</w:t>
            </w:r>
          </w:p>
        </w:tc>
        <w:tc>
          <w:tcPr>
            <w:tcW w:w="1235" w:type="pct"/>
            <w:noWrap/>
            <w:hideMark/>
          </w:tcPr>
          <w:p w14:paraId="767660E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0D8006CB" w14:textId="77777777" w:rsidTr="006A19A4">
        <w:trPr>
          <w:trHeight w:val="300"/>
        </w:trPr>
        <w:tc>
          <w:tcPr>
            <w:tcW w:w="718" w:type="pct"/>
            <w:noWrap/>
            <w:hideMark/>
          </w:tcPr>
          <w:p w14:paraId="3009017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Indiana</w:t>
            </w:r>
          </w:p>
        </w:tc>
        <w:tc>
          <w:tcPr>
            <w:tcW w:w="1164" w:type="pct"/>
            <w:noWrap/>
            <w:hideMark/>
          </w:tcPr>
          <w:p w14:paraId="64899B4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2/7/2022</w:t>
            </w:r>
          </w:p>
        </w:tc>
        <w:tc>
          <w:tcPr>
            <w:tcW w:w="1883" w:type="pct"/>
            <w:noWrap/>
            <w:hideMark/>
          </w:tcPr>
          <w:p w14:paraId="0E17C2D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Newfoundland and Labrador, Canada</w:t>
            </w:r>
          </w:p>
        </w:tc>
        <w:tc>
          <w:tcPr>
            <w:tcW w:w="1235" w:type="pct"/>
            <w:noWrap/>
            <w:hideMark/>
          </w:tcPr>
          <w:p w14:paraId="409ACB8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492A9603" w14:textId="77777777" w:rsidTr="006A19A4">
        <w:trPr>
          <w:trHeight w:val="300"/>
        </w:trPr>
        <w:tc>
          <w:tcPr>
            <w:tcW w:w="718" w:type="pct"/>
            <w:noWrap/>
            <w:hideMark/>
          </w:tcPr>
          <w:p w14:paraId="0391450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w:t>
            </w:r>
          </w:p>
        </w:tc>
        <w:tc>
          <w:tcPr>
            <w:tcW w:w="1164" w:type="pct"/>
            <w:noWrap/>
            <w:hideMark/>
          </w:tcPr>
          <w:p w14:paraId="7713037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2/7/2022</w:t>
            </w:r>
          </w:p>
        </w:tc>
        <w:tc>
          <w:tcPr>
            <w:tcW w:w="1883" w:type="pct"/>
            <w:noWrap/>
            <w:hideMark/>
          </w:tcPr>
          <w:p w14:paraId="2F792D8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Newfoundland and Labrador, Canada</w:t>
            </w:r>
          </w:p>
        </w:tc>
        <w:tc>
          <w:tcPr>
            <w:tcW w:w="1235" w:type="pct"/>
            <w:noWrap/>
            <w:hideMark/>
          </w:tcPr>
          <w:p w14:paraId="56D51F9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5DFA49FC" w14:textId="77777777" w:rsidTr="006A19A4">
        <w:trPr>
          <w:trHeight w:val="300"/>
        </w:trPr>
        <w:tc>
          <w:tcPr>
            <w:tcW w:w="718" w:type="pct"/>
            <w:noWrap/>
            <w:hideMark/>
          </w:tcPr>
          <w:p w14:paraId="01C9D1F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Indiana</w:t>
            </w:r>
          </w:p>
        </w:tc>
        <w:tc>
          <w:tcPr>
            <w:tcW w:w="1164" w:type="pct"/>
            <w:noWrap/>
            <w:hideMark/>
          </w:tcPr>
          <w:p w14:paraId="368911F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2/7/2022</w:t>
            </w:r>
          </w:p>
        </w:tc>
        <w:tc>
          <w:tcPr>
            <w:tcW w:w="1883" w:type="pct"/>
            <w:noWrap/>
            <w:hideMark/>
          </w:tcPr>
          <w:p w14:paraId="4383797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Carolina, United States of America</w:t>
            </w:r>
          </w:p>
        </w:tc>
        <w:tc>
          <w:tcPr>
            <w:tcW w:w="1235" w:type="pct"/>
            <w:noWrap/>
            <w:hideMark/>
          </w:tcPr>
          <w:p w14:paraId="25D7AC5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0B753EFF" w14:textId="77777777" w:rsidTr="006A19A4">
        <w:trPr>
          <w:trHeight w:val="300"/>
        </w:trPr>
        <w:tc>
          <w:tcPr>
            <w:tcW w:w="718" w:type="pct"/>
            <w:noWrap/>
            <w:hideMark/>
          </w:tcPr>
          <w:p w14:paraId="65F528F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w:t>
            </w:r>
          </w:p>
        </w:tc>
        <w:tc>
          <w:tcPr>
            <w:tcW w:w="1164" w:type="pct"/>
            <w:noWrap/>
            <w:hideMark/>
          </w:tcPr>
          <w:p w14:paraId="0931F64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2/7/2022</w:t>
            </w:r>
          </w:p>
        </w:tc>
        <w:tc>
          <w:tcPr>
            <w:tcW w:w="1883" w:type="pct"/>
            <w:noWrap/>
            <w:hideMark/>
          </w:tcPr>
          <w:p w14:paraId="5CC109F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Carolina, United States of America</w:t>
            </w:r>
          </w:p>
        </w:tc>
        <w:tc>
          <w:tcPr>
            <w:tcW w:w="1235" w:type="pct"/>
            <w:noWrap/>
            <w:hideMark/>
          </w:tcPr>
          <w:p w14:paraId="74A8D16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2CEB0839" w14:textId="77777777" w:rsidTr="006A19A4">
        <w:trPr>
          <w:trHeight w:val="300"/>
        </w:trPr>
        <w:tc>
          <w:tcPr>
            <w:tcW w:w="718" w:type="pct"/>
            <w:noWrap/>
            <w:hideMark/>
          </w:tcPr>
          <w:p w14:paraId="2BFE7E8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Indiana</w:t>
            </w:r>
          </w:p>
        </w:tc>
        <w:tc>
          <w:tcPr>
            <w:tcW w:w="1164" w:type="pct"/>
            <w:noWrap/>
            <w:hideMark/>
          </w:tcPr>
          <w:p w14:paraId="5D47C16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2/7/2022</w:t>
            </w:r>
          </w:p>
        </w:tc>
        <w:tc>
          <w:tcPr>
            <w:tcW w:w="1883" w:type="pct"/>
            <w:noWrap/>
            <w:hideMark/>
          </w:tcPr>
          <w:p w14:paraId="24D267A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Nova Scotia, Canada</w:t>
            </w:r>
          </w:p>
        </w:tc>
        <w:tc>
          <w:tcPr>
            <w:tcW w:w="1235" w:type="pct"/>
            <w:noWrap/>
            <w:hideMark/>
          </w:tcPr>
          <w:p w14:paraId="36DF3B1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45</w:t>
            </w:r>
          </w:p>
        </w:tc>
      </w:tr>
      <w:tr w:rsidR="006A19A4" w:rsidRPr="006A19A4" w14:paraId="7CC4A630" w14:textId="77777777" w:rsidTr="006A19A4">
        <w:trPr>
          <w:trHeight w:val="300"/>
        </w:trPr>
        <w:tc>
          <w:tcPr>
            <w:tcW w:w="718" w:type="pct"/>
            <w:noWrap/>
            <w:hideMark/>
          </w:tcPr>
          <w:p w14:paraId="4FA739E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w:t>
            </w:r>
          </w:p>
        </w:tc>
        <w:tc>
          <w:tcPr>
            <w:tcW w:w="1164" w:type="pct"/>
            <w:noWrap/>
            <w:hideMark/>
          </w:tcPr>
          <w:p w14:paraId="5D64A8B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2/7/2022</w:t>
            </w:r>
          </w:p>
        </w:tc>
        <w:tc>
          <w:tcPr>
            <w:tcW w:w="1883" w:type="pct"/>
            <w:noWrap/>
            <w:hideMark/>
          </w:tcPr>
          <w:p w14:paraId="79AA040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Nova Scotia, Canada</w:t>
            </w:r>
          </w:p>
        </w:tc>
        <w:tc>
          <w:tcPr>
            <w:tcW w:w="1235" w:type="pct"/>
            <w:noWrap/>
            <w:hideMark/>
          </w:tcPr>
          <w:p w14:paraId="0A6917D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45</w:t>
            </w:r>
          </w:p>
        </w:tc>
      </w:tr>
      <w:tr w:rsidR="006A19A4" w:rsidRPr="006A19A4" w14:paraId="358095B6" w14:textId="77777777" w:rsidTr="006A19A4">
        <w:trPr>
          <w:trHeight w:val="300"/>
        </w:trPr>
        <w:tc>
          <w:tcPr>
            <w:tcW w:w="718" w:type="pct"/>
            <w:noWrap/>
            <w:hideMark/>
          </w:tcPr>
          <w:p w14:paraId="1F286EC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Indiana</w:t>
            </w:r>
          </w:p>
        </w:tc>
        <w:tc>
          <w:tcPr>
            <w:tcW w:w="1164" w:type="pct"/>
            <w:noWrap/>
            <w:hideMark/>
          </w:tcPr>
          <w:p w14:paraId="6D2EC57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2/7/2022</w:t>
            </w:r>
          </w:p>
        </w:tc>
        <w:tc>
          <w:tcPr>
            <w:tcW w:w="1883" w:type="pct"/>
            <w:noWrap/>
            <w:hideMark/>
          </w:tcPr>
          <w:p w14:paraId="365B86F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Prince Edward Island, Canada</w:t>
            </w:r>
          </w:p>
        </w:tc>
        <w:tc>
          <w:tcPr>
            <w:tcW w:w="1235" w:type="pct"/>
            <w:noWrap/>
            <w:hideMark/>
          </w:tcPr>
          <w:p w14:paraId="7056301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15</w:t>
            </w:r>
          </w:p>
        </w:tc>
      </w:tr>
      <w:tr w:rsidR="006A19A4" w:rsidRPr="006A19A4" w14:paraId="5BB04B6E" w14:textId="77777777" w:rsidTr="006A19A4">
        <w:trPr>
          <w:trHeight w:val="300"/>
        </w:trPr>
        <w:tc>
          <w:tcPr>
            <w:tcW w:w="718" w:type="pct"/>
            <w:noWrap/>
            <w:hideMark/>
          </w:tcPr>
          <w:p w14:paraId="20FC448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w:t>
            </w:r>
          </w:p>
        </w:tc>
        <w:tc>
          <w:tcPr>
            <w:tcW w:w="1164" w:type="pct"/>
            <w:noWrap/>
            <w:hideMark/>
          </w:tcPr>
          <w:p w14:paraId="08DEC27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2/7/2022</w:t>
            </w:r>
          </w:p>
        </w:tc>
        <w:tc>
          <w:tcPr>
            <w:tcW w:w="1883" w:type="pct"/>
            <w:noWrap/>
            <w:hideMark/>
          </w:tcPr>
          <w:p w14:paraId="64D748F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Prince Edward Island, Canada</w:t>
            </w:r>
          </w:p>
        </w:tc>
        <w:tc>
          <w:tcPr>
            <w:tcW w:w="1235" w:type="pct"/>
            <w:noWrap/>
            <w:hideMark/>
          </w:tcPr>
          <w:p w14:paraId="3217F21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15</w:t>
            </w:r>
          </w:p>
        </w:tc>
      </w:tr>
      <w:tr w:rsidR="006A19A4" w:rsidRPr="006A19A4" w14:paraId="5858DB20" w14:textId="77777777" w:rsidTr="006A19A4">
        <w:trPr>
          <w:trHeight w:val="300"/>
        </w:trPr>
        <w:tc>
          <w:tcPr>
            <w:tcW w:w="718" w:type="pct"/>
            <w:noWrap/>
            <w:hideMark/>
          </w:tcPr>
          <w:p w14:paraId="154A8F5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Indiana</w:t>
            </w:r>
          </w:p>
        </w:tc>
        <w:tc>
          <w:tcPr>
            <w:tcW w:w="1164" w:type="pct"/>
            <w:noWrap/>
            <w:hideMark/>
          </w:tcPr>
          <w:p w14:paraId="6869779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2/7/2022</w:t>
            </w:r>
          </w:p>
        </w:tc>
        <w:tc>
          <w:tcPr>
            <w:tcW w:w="1883" w:type="pct"/>
            <w:noWrap/>
            <w:hideMark/>
          </w:tcPr>
          <w:p w14:paraId="311D88D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Stavropol', Russia</w:t>
            </w:r>
          </w:p>
        </w:tc>
        <w:tc>
          <w:tcPr>
            <w:tcW w:w="1235" w:type="pct"/>
            <w:noWrap/>
            <w:hideMark/>
          </w:tcPr>
          <w:p w14:paraId="55166CC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45C46638" w14:textId="77777777" w:rsidTr="006A19A4">
        <w:trPr>
          <w:trHeight w:val="300"/>
        </w:trPr>
        <w:tc>
          <w:tcPr>
            <w:tcW w:w="718" w:type="pct"/>
            <w:noWrap/>
            <w:hideMark/>
          </w:tcPr>
          <w:p w14:paraId="63DB2E9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Indiana</w:t>
            </w:r>
          </w:p>
        </w:tc>
        <w:tc>
          <w:tcPr>
            <w:tcW w:w="1164" w:type="pct"/>
            <w:noWrap/>
            <w:hideMark/>
          </w:tcPr>
          <w:p w14:paraId="6A9854F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2/7/2022</w:t>
            </w:r>
          </w:p>
        </w:tc>
        <w:tc>
          <w:tcPr>
            <w:tcW w:w="1883" w:type="pct"/>
            <w:noWrap/>
            <w:hideMark/>
          </w:tcPr>
          <w:p w14:paraId="710155D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Virginia, United States of America</w:t>
            </w:r>
          </w:p>
        </w:tc>
        <w:tc>
          <w:tcPr>
            <w:tcW w:w="1235" w:type="pct"/>
            <w:noWrap/>
            <w:hideMark/>
          </w:tcPr>
          <w:p w14:paraId="5B46CA1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547ED383" w14:textId="77777777" w:rsidTr="006A19A4">
        <w:trPr>
          <w:trHeight w:val="300"/>
        </w:trPr>
        <w:tc>
          <w:tcPr>
            <w:tcW w:w="718" w:type="pct"/>
            <w:noWrap/>
            <w:hideMark/>
          </w:tcPr>
          <w:p w14:paraId="1A92483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w:t>
            </w:r>
          </w:p>
        </w:tc>
        <w:tc>
          <w:tcPr>
            <w:tcW w:w="1164" w:type="pct"/>
            <w:noWrap/>
            <w:hideMark/>
          </w:tcPr>
          <w:p w14:paraId="78E91F9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2/7/2022</w:t>
            </w:r>
          </w:p>
        </w:tc>
        <w:tc>
          <w:tcPr>
            <w:tcW w:w="1883" w:type="pct"/>
            <w:noWrap/>
            <w:hideMark/>
          </w:tcPr>
          <w:p w14:paraId="226E249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Virginia, United States of America</w:t>
            </w:r>
          </w:p>
        </w:tc>
        <w:tc>
          <w:tcPr>
            <w:tcW w:w="1235" w:type="pct"/>
            <w:noWrap/>
            <w:hideMark/>
          </w:tcPr>
          <w:p w14:paraId="767DD5C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05CEC92C" w14:textId="77777777" w:rsidTr="006A19A4">
        <w:trPr>
          <w:trHeight w:val="300"/>
        </w:trPr>
        <w:tc>
          <w:tcPr>
            <w:tcW w:w="718" w:type="pct"/>
            <w:noWrap/>
            <w:hideMark/>
          </w:tcPr>
          <w:p w14:paraId="208526A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w:t>
            </w:r>
          </w:p>
        </w:tc>
        <w:tc>
          <w:tcPr>
            <w:tcW w:w="1164" w:type="pct"/>
            <w:noWrap/>
            <w:hideMark/>
          </w:tcPr>
          <w:p w14:paraId="2F27A06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1E40F51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Belgian Exclusive Economic Zone, Belgium</w:t>
            </w:r>
          </w:p>
        </w:tc>
        <w:tc>
          <w:tcPr>
            <w:tcW w:w="1235" w:type="pct"/>
            <w:noWrap/>
            <w:hideMark/>
          </w:tcPr>
          <w:p w14:paraId="3D08631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3EE02F03" w14:textId="77777777" w:rsidTr="006A19A4">
        <w:trPr>
          <w:trHeight w:val="300"/>
        </w:trPr>
        <w:tc>
          <w:tcPr>
            <w:tcW w:w="718" w:type="pct"/>
            <w:noWrap/>
            <w:hideMark/>
          </w:tcPr>
          <w:p w14:paraId="69083F9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w:t>
            </w:r>
          </w:p>
        </w:tc>
        <w:tc>
          <w:tcPr>
            <w:tcW w:w="1164" w:type="pct"/>
            <w:noWrap/>
            <w:hideMark/>
          </w:tcPr>
          <w:p w14:paraId="7C7CCDA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5AE9C61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British Columbia, Canada</w:t>
            </w:r>
          </w:p>
        </w:tc>
        <w:tc>
          <w:tcPr>
            <w:tcW w:w="1235" w:type="pct"/>
            <w:noWrap/>
            <w:hideMark/>
          </w:tcPr>
          <w:p w14:paraId="5562804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7656F753" w14:textId="77777777" w:rsidTr="006A19A4">
        <w:trPr>
          <w:trHeight w:val="300"/>
        </w:trPr>
        <w:tc>
          <w:tcPr>
            <w:tcW w:w="718" w:type="pct"/>
            <w:noWrap/>
            <w:hideMark/>
          </w:tcPr>
          <w:p w14:paraId="39784C4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Kentucky</w:t>
            </w:r>
          </w:p>
        </w:tc>
        <w:tc>
          <w:tcPr>
            <w:tcW w:w="1164" w:type="pct"/>
            <w:noWrap/>
            <w:hideMark/>
          </w:tcPr>
          <w:p w14:paraId="5713E10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30AC356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British Columbia, Canada</w:t>
            </w:r>
          </w:p>
        </w:tc>
        <w:tc>
          <w:tcPr>
            <w:tcW w:w="1235" w:type="pct"/>
            <w:noWrap/>
            <w:hideMark/>
          </w:tcPr>
          <w:p w14:paraId="5988F61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155A7398" w14:textId="77777777" w:rsidTr="006A19A4">
        <w:trPr>
          <w:trHeight w:val="300"/>
        </w:trPr>
        <w:tc>
          <w:tcPr>
            <w:tcW w:w="718" w:type="pct"/>
            <w:noWrap/>
            <w:hideMark/>
          </w:tcPr>
          <w:p w14:paraId="015B12D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Hampshire</w:t>
            </w:r>
          </w:p>
        </w:tc>
        <w:tc>
          <w:tcPr>
            <w:tcW w:w="1164" w:type="pct"/>
            <w:noWrap/>
            <w:hideMark/>
          </w:tcPr>
          <w:p w14:paraId="1DEF1E0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795F841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British Columbia, Canada</w:t>
            </w:r>
          </w:p>
        </w:tc>
        <w:tc>
          <w:tcPr>
            <w:tcW w:w="1235" w:type="pct"/>
            <w:noWrap/>
            <w:hideMark/>
          </w:tcPr>
          <w:p w14:paraId="605AC59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0951F4B9" w14:textId="77777777" w:rsidTr="006A19A4">
        <w:trPr>
          <w:trHeight w:val="300"/>
        </w:trPr>
        <w:tc>
          <w:tcPr>
            <w:tcW w:w="718" w:type="pct"/>
            <w:noWrap/>
            <w:hideMark/>
          </w:tcPr>
          <w:p w14:paraId="4A1143D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w:t>
            </w:r>
          </w:p>
        </w:tc>
        <w:tc>
          <w:tcPr>
            <w:tcW w:w="1164" w:type="pct"/>
            <w:noWrap/>
            <w:hideMark/>
          </w:tcPr>
          <w:p w14:paraId="1365779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36A98A7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Chiba, Japan</w:t>
            </w:r>
          </w:p>
        </w:tc>
        <w:tc>
          <w:tcPr>
            <w:tcW w:w="1235" w:type="pct"/>
            <w:noWrap/>
            <w:hideMark/>
          </w:tcPr>
          <w:p w14:paraId="2131A9F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61994260" w14:textId="77777777" w:rsidTr="006A19A4">
        <w:trPr>
          <w:trHeight w:val="300"/>
        </w:trPr>
        <w:tc>
          <w:tcPr>
            <w:tcW w:w="718" w:type="pct"/>
            <w:noWrap/>
            <w:hideMark/>
          </w:tcPr>
          <w:p w14:paraId="2826131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w:t>
            </w:r>
          </w:p>
        </w:tc>
        <w:tc>
          <w:tcPr>
            <w:tcW w:w="1164" w:type="pct"/>
            <w:noWrap/>
            <w:hideMark/>
          </w:tcPr>
          <w:p w14:paraId="57B6D71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1C6715C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Dutch Exclusive Economic Zone, Netherlands</w:t>
            </w:r>
          </w:p>
        </w:tc>
        <w:tc>
          <w:tcPr>
            <w:tcW w:w="1235" w:type="pct"/>
            <w:noWrap/>
            <w:hideMark/>
          </w:tcPr>
          <w:p w14:paraId="39BB4D8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0FDAF157" w14:textId="77777777" w:rsidTr="006A19A4">
        <w:trPr>
          <w:trHeight w:val="300"/>
        </w:trPr>
        <w:tc>
          <w:tcPr>
            <w:tcW w:w="718" w:type="pct"/>
            <w:noWrap/>
            <w:hideMark/>
          </w:tcPr>
          <w:p w14:paraId="4F94480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w:t>
            </w:r>
          </w:p>
        </w:tc>
        <w:tc>
          <w:tcPr>
            <w:tcW w:w="1164" w:type="pct"/>
            <w:noWrap/>
            <w:hideMark/>
          </w:tcPr>
          <w:p w14:paraId="069BDE4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24AB2A4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England, United Kingdom</w:t>
            </w:r>
          </w:p>
        </w:tc>
        <w:tc>
          <w:tcPr>
            <w:tcW w:w="1235" w:type="pct"/>
            <w:noWrap/>
            <w:hideMark/>
          </w:tcPr>
          <w:p w14:paraId="5582A40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84</w:t>
            </w:r>
          </w:p>
        </w:tc>
      </w:tr>
      <w:tr w:rsidR="006A19A4" w:rsidRPr="006A19A4" w14:paraId="076C35DB" w14:textId="77777777" w:rsidTr="006A19A4">
        <w:trPr>
          <w:trHeight w:val="300"/>
        </w:trPr>
        <w:tc>
          <w:tcPr>
            <w:tcW w:w="718" w:type="pct"/>
            <w:noWrap/>
            <w:hideMark/>
          </w:tcPr>
          <w:p w14:paraId="5D695FC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w:t>
            </w:r>
          </w:p>
        </w:tc>
        <w:tc>
          <w:tcPr>
            <w:tcW w:w="1164" w:type="pct"/>
            <w:noWrap/>
            <w:hideMark/>
          </w:tcPr>
          <w:p w14:paraId="2E8D73C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03A02CA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Flevoland, Netherlands</w:t>
            </w:r>
          </w:p>
        </w:tc>
        <w:tc>
          <w:tcPr>
            <w:tcW w:w="1235" w:type="pct"/>
            <w:noWrap/>
            <w:hideMark/>
          </w:tcPr>
          <w:p w14:paraId="32DDF0D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11</w:t>
            </w:r>
          </w:p>
        </w:tc>
      </w:tr>
      <w:tr w:rsidR="006A19A4" w:rsidRPr="006A19A4" w14:paraId="592E5A9D" w14:textId="77777777" w:rsidTr="006A19A4">
        <w:trPr>
          <w:trHeight w:val="300"/>
        </w:trPr>
        <w:tc>
          <w:tcPr>
            <w:tcW w:w="718" w:type="pct"/>
            <w:noWrap/>
            <w:hideMark/>
          </w:tcPr>
          <w:p w14:paraId="5D5AC15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w:t>
            </w:r>
          </w:p>
        </w:tc>
        <w:tc>
          <w:tcPr>
            <w:tcW w:w="1164" w:type="pct"/>
            <w:noWrap/>
            <w:hideMark/>
          </w:tcPr>
          <w:p w14:paraId="7DB7011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70B19FD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Friesland, Netherlands</w:t>
            </w:r>
          </w:p>
        </w:tc>
        <w:tc>
          <w:tcPr>
            <w:tcW w:w="1235" w:type="pct"/>
            <w:noWrap/>
            <w:hideMark/>
          </w:tcPr>
          <w:p w14:paraId="694D652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11</w:t>
            </w:r>
          </w:p>
        </w:tc>
      </w:tr>
      <w:tr w:rsidR="006A19A4" w:rsidRPr="006A19A4" w14:paraId="1EA1D056" w14:textId="77777777" w:rsidTr="006A19A4">
        <w:trPr>
          <w:trHeight w:val="300"/>
        </w:trPr>
        <w:tc>
          <w:tcPr>
            <w:tcW w:w="718" w:type="pct"/>
            <w:noWrap/>
            <w:hideMark/>
          </w:tcPr>
          <w:p w14:paraId="625723E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w:t>
            </w:r>
          </w:p>
        </w:tc>
        <w:tc>
          <w:tcPr>
            <w:tcW w:w="1164" w:type="pct"/>
            <w:noWrap/>
            <w:hideMark/>
          </w:tcPr>
          <w:p w14:paraId="44086FB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12B1A3E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Gelderland, Netherlands</w:t>
            </w:r>
          </w:p>
        </w:tc>
        <w:tc>
          <w:tcPr>
            <w:tcW w:w="1235" w:type="pct"/>
            <w:noWrap/>
            <w:hideMark/>
          </w:tcPr>
          <w:p w14:paraId="43EAB80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25</w:t>
            </w:r>
          </w:p>
        </w:tc>
      </w:tr>
      <w:tr w:rsidR="006A19A4" w:rsidRPr="006A19A4" w14:paraId="0960BBD8" w14:textId="77777777" w:rsidTr="006A19A4">
        <w:trPr>
          <w:trHeight w:val="300"/>
        </w:trPr>
        <w:tc>
          <w:tcPr>
            <w:tcW w:w="718" w:type="pct"/>
            <w:noWrap/>
            <w:hideMark/>
          </w:tcPr>
          <w:p w14:paraId="40C2422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w:t>
            </w:r>
          </w:p>
        </w:tc>
        <w:tc>
          <w:tcPr>
            <w:tcW w:w="1164" w:type="pct"/>
            <w:noWrap/>
            <w:hideMark/>
          </w:tcPr>
          <w:p w14:paraId="7770432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28CE2F5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Groningen, Netherlands</w:t>
            </w:r>
          </w:p>
        </w:tc>
        <w:tc>
          <w:tcPr>
            <w:tcW w:w="1235" w:type="pct"/>
            <w:noWrap/>
            <w:hideMark/>
          </w:tcPr>
          <w:p w14:paraId="08FA677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7F26728B" w14:textId="77777777" w:rsidTr="006A19A4">
        <w:trPr>
          <w:trHeight w:val="300"/>
        </w:trPr>
        <w:tc>
          <w:tcPr>
            <w:tcW w:w="718" w:type="pct"/>
            <w:noWrap/>
            <w:hideMark/>
          </w:tcPr>
          <w:p w14:paraId="5F12FEF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w:t>
            </w:r>
          </w:p>
        </w:tc>
        <w:tc>
          <w:tcPr>
            <w:tcW w:w="1164" w:type="pct"/>
            <w:noWrap/>
            <w:hideMark/>
          </w:tcPr>
          <w:p w14:paraId="76CD58F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3EDA33B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Hokkaido, Japan</w:t>
            </w:r>
          </w:p>
        </w:tc>
        <w:tc>
          <w:tcPr>
            <w:tcW w:w="1235" w:type="pct"/>
            <w:noWrap/>
            <w:hideMark/>
          </w:tcPr>
          <w:p w14:paraId="53FF2B2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w:t>
            </w:r>
          </w:p>
        </w:tc>
      </w:tr>
      <w:tr w:rsidR="006A19A4" w:rsidRPr="006A19A4" w14:paraId="60A1930C" w14:textId="77777777" w:rsidTr="006A19A4">
        <w:trPr>
          <w:trHeight w:val="300"/>
        </w:trPr>
        <w:tc>
          <w:tcPr>
            <w:tcW w:w="718" w:type="pct"/>
            <w:noWrap/>
            <w:hideMark/>
          </w:tcPr>
          <w:p w14:paraId="01052B5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w:t>
            </w:r>
          </w:p>
        </w:tc>
        <w:tc>
          <w:tcPr>
            <w:tcW w:w="1164" w:type="pct"/>
            <w:noWrap/>
            <w:hideMark/>
          </w:tcPr>
          <w:p w14:paraId="3E5D8C2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25D61680" w14:textId="77777777" w:rsidR="006A19A4" w:rsidRPr="006A19A4" w:rsidRDefault="006A19A4" w:rsidP="006A19A4">
            <w:pPr>
              <w:rPr>
                <w:rFonts w:ascii="Aptos Narrow" w:eastAsia="Times New Roman" w:hAnsi="Aptos Narrow" w:cs="Times New Roman"/>
                <w:color w:val="000000"/>
                <w:lang w:bidi="he-IL"/>
              </w:rPr>
            </w:pPr>
            <w:proofErr w:type="spellStart"/>
            <w:r w:rsidRPr="006A19A4">
              <w:rPr>
                <w:rFonts w:ascii="Aptos Narrow" w:eastAsia="Times New Roman" w:hAnsi="Aptos Narrow" w:cs="Times New Roman"/>
                <w:color w:val="000000"/>
                <w:lang w:bidi="he-IL"/>
              </w:rPr>
              <w:t>Hovedstaden</w:t>
            </w:r>
            <w:proofErr w:type="spellEnd"/>
            <w:r w:rsidRPr="006A19A4">
              <w:rPr>
                <w:rFonts w:ascii="Aptos Narrow" w:eastAsia="Times New Roman" w:hAnsi="Aptos Narrow" w:cs="Times New Roman"/>
                <w:color w:val="000000"/>
                <w:lang w:bidi="he-IL"/>
              </w:rPr>
              <w:t>, Denmark</w:t>
            </w:r>
          </w:p>
        </w:tc>
        <w:tc>
          <w:tcPr>
            <w:tcW w:w="1235" w:type="pct"/>
            <w:noWrap/>
            <w:hideMark/>
          </w:tcPr>
          <w:p w14:paraId="2129EE2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6218E4DA" w14:textId="77777777" w:rsidTr="006A19A4">
        <w:trPr>
          <w:trHeight w:val="300"/>
        </w:trPr>
        <w:tc>
          <w:tcPr>
            <w:tcW w:w="718" w:type="pct"/>
            <w:noWrap/>
            <w:hideMark/>
          </w:tcPr>
          <w:p w14:paraId="3193278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w:t>
            </w:r>
          </w:p>
        </w:tc>
        <w:tc>
          <w:tcPr>
            <w:tcW w:w="1164" w:type="pct"/>
            <w:noWrap/>
            <w:hideMark/>
          </w:tcPr>
          <w:p w14:paraId="755F21C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5DA0C08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Isle of Man, United Kingdom</w:t>
            </w:r>
          </w:p>
        </w:tc>
        <w:tc>
          <w:tcPr>
            <w:tcW w:w="1235" w:type="pct"/>
            <w:noWrap/>
            <w:hideMark/>
          </w:tcPr>
          <w:p w14:paraId="7B074CC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195EEBF8" w14:textId="77777777" w:rsidTr="006A19A4">
        <w:trPr>
          <w:trHeight w:val="300"/>
        </w:trPr>
        <w:tc>
          <w:tcPr>
            <w:tcW w:w="718" w:type="pct"/>
            <w:noWrap/>
            <w:hideMark/>
          </w:tcPr>
          <w:p w14:paraId="70105D8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w:t>
            </w:r>
          </w:p>
        </w:tc>
        <w:tc>
          <w:tcPr>
            <w:tcW w:w="1164" w:type="pct"/>
            <w:noWrap/>
            <w:hideMark/>
          </w:tcPr>
          <w:p w14:paraId="3EE0F82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579DEB8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Kagoshima, Japan</w:t>
            </w:r>
          </w:p>
        </w:tc>
        <w:tc>
          <w:tcPr>
            <w:tcW w:w="1235" w:type="pct"/>
            <w:noWrap/>
            <w:hideMark/>
          </w:tcPr>
          <w:p w14:paraId="60618CA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33BD6C71" w14:textId="77777777" w:rsidTr="006A19A4">
        <w:trPr>
          <w:trHeight w:val="300"/>
        </w:trPr>
        <w:tc>
          <w:tcPr>
            <w:tcW w:w="718" w:type="pct"/>
            <w:noWrap/>
            <w:hideMark/>
          </w:tcPr>
          <w:p w14:paraId="698F4D2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w:t>
            </w:r>
          </w:p>
        </w:tc>
        <w:tc>
          <w:tcPr>
            <w:tcW w:w="1164" w:type="pct"/>
            <w:noWrap/>
            <w:hideMark/>
          </w:tcPr>
          <w:p w14:paraId="398EC22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34BA4F5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Kyoto, Japan</w:t>
            </w:r>
          </w:p>
        </w:tc>
        <w:tc>
          <w:tcPr>
            <w:tcW w:w="1235" w:type="pct"/>
            <w:noWrap/>
            <w:hideMark/>
          </w:tcPr>
          <w:p w14:paraId="6A82B74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438DFCE7" w14:textId="77777777" w:rsidTr="006A19A4">
        <w:trPr>
          <w:trHeight w:val="300"/>
        </w:trPr>
        <w:tc>
          <w:tcPr>
            <w:tcW w:w="718" w:type="pct"/>
            <w:noWrap/>
            <w:hideMark/>
          </w:tcPr>
          <w:p w14:paraId="04F6027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w:t>
            </w:r>
          </w:p>
        </w:tc>
        <w:tc>
          <w:tcPr>
            <w:tcW w:w="1164" w:type="pct"/>
            <w:noWrap/>
            <w:hideMark/>
          </w:tcPr>
          <w:p w14:paraId="6CCA74A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2DE97B6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Leiria, Portugal</w:t>
            </w:r>
          </w:p>
        </w:tc>
        <w:tc>
          <w:tcPr>
            <w:tcW w:w="1235" w:type="pct"/>
            <w:noWrap/>
            <w:hideMark/>
          </w:tcPr>
          <w:p w14:paraId="712F6DA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518D48F2" w14:textId="77777777" w:rsidTr="006A19A4">
        <w:trPr>
          <w:trHeight w:val="300"/>
        </w:trPr>
        <w:tc>
          <w:tcPr>
            <w:tcW w:w="718" w:type="pct"/>
            <w:noWrap/>
            <w:hideMark/>
          </w:tcPr>
          <w:p w14:paraId="392BF8F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w:t>
            </w:r>
          </w:p>
        </w:tc>
        <w:tc>
          <w:tcPr>
            <w:tcW w:w="1164" w:type="pct"/>
            <w:noWrap/>
            <w:hideMark/>
          </w:tcPr>
          <w:p w14:paraId="66FB0DC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484C29F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Limburg, Netherlands</w:t>
            </w:r>
          </w:p>
        </w:tc>
        <w:tc>
          <w:tcPr>
            <w:tcW w:w="1235" w:type="pct"/>
            <w:noWrap/>
            <w:hideMark/>
          </w:tcPr>
          <w:p w14:paraId="2CF1C13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3C0A55F2" w14:textId="77777777" w:rsidTr="006A19A4">
        <w:trPr>
          <w:trHeight w:val="300"/>
        </w:trPr>
        <w:tc>
          <w:tcPr>
            <w:tcW w:w="718" w:type="pct"/>
            <w:noWrap/>
            <w:hideMark/>
          </w:tcPr>
          <w:p w14:paraId="3434451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w:t>
            </w:r>
          </w:p>
        </w:tc>
        <w:tc>
          <w:tcPr>
            <w:tcW w:w="1164" w:type="pct"/>
            <w:noWrap/>
            <w:hideMark/>
          </w:tcPr>
          <w:p w14:paraId="544AEFF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59E4156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Lisboa, Portugal</w:t>
            </w:r>
          </w:p>
        </w:tc>
        <w:tc>
          <w:tcPr>
            <w:tcW w:w="1235" w:type="pct"/>
            <w:noWrap/>
            <w:hideMark/>
          </w:tcPr>
          <w:p w14:paraId="1E158E8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3B62AB82" w14:textId="77777777" w:rsidTr="006A19A4">
        <w:trPr>
          <w:trHeight w:val="300"/>
        </w:trPr>
        <w:tc>
          <w:tcPr>
            <w:tcW w:w="718" w:type="pct"/>
            <w:noWrap/>
            <w:hideMark/>
          </w:tcPr>
          <w:p w14:paraId="738FEA8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w:t>
            </w:r>
          </w:p>
        </w:tc>
        <w:tc>
          <w:tcPr>
            <w:tcW w:w="1164" w:type="pct"/>
            <w:noWrap/>
            <w:hideMark/>
          </w:tcPr>
          <w:p w14:paraId="7324E6B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69B360E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Maryland, United States of America</w:t>
            </w:r>
          </w:p>
        </w:tc>
        <w:tc>
          <w:tcPr>
            <w:tcW w:w="1235" w:type="pct"/>
            <w:noWrap/>
            <w:hideMark/>
          </w:tcPr>
          <w:p w14:paraId="219A66B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3FFE68B5" w14:textId="77777777" w:rsidTr="006A19A4">
        <w:trPr>
          <w:trHeight w:val="300"/>
        </w:trPr>
        <w:tc>
          <w:tcPr>
            <w:tcW w:w="718" w:type="pct"/>
            <w:noWrap/>
            <w:hideMark/>
          </w:tcPr>
          <w:p w14:paraId="535A62D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Kentucky</w:t>
            </w:r>
          </w:p>
        </w:tc>
        <w:tc>
          <w:tcPr>
            <w:tcW w:w="1164" w:type="pct"/>
            <w:noWrap/>
            <w:hideMark/>
          </w:tcPr>
          <w:p w14:paraId="4D8E5F9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69F6185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Maryland, United States of America</w:t>
            </w:r>
          </w:p>
        </w:tc>
        <w:tc>
          <w:tcPr>
            <w:tcW w:w="1235" w:type="pct"/>
            <w:noWrap/>
            <w:hideMark/>
          </w:tcPr>
          <w:p w14:paraId="2111B94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313463B5" w14:textId="77777777" w:rsidTr="006A19A4">
        <w:trPr>
          <w:trHeight w:val="300"/>
        </w:trPr>
        <w:tc>
          <w:tcPr>
            <w:tcW w:w="718" w:type="pct"/>
            <w:noWrap/>
            <w:hideMark/>
          </w:tcPr>
          <w:p w14:paraId="1E03C84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lastRenderedPageBreak/>
              <w:t>New Hampshire</w:t>
            </w:r>
          </w:p>
        </w:tc>
        <w:tc>
          <w:tcPr>
            <w:tcW w:w="1164" w:type="pct"/>
            <w:noWrap/>
            <w:hideMark/>
          </w:tcPr>
          <w:p w14:paraId="12268A6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6B97957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Maryland, United States of America</w:t>
            </w:r>
          </w:p>
        </w:tc>
        <w:tc>
          <w:tcPr>
            <w:tcW w:w="1235" w:type="pct"/>
            <w:noWrap/>
            <w:hideMark/>
          </w:tcPr>
          <w:p w14:paraId="314EA59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2C3E751D" w14:textId="77777777" w:rsidTr="006A19A4">
        <w:trPr>
          <w:trHeight w:val="300"/>
        </w:trPr>
        <w:tc>
          <w:tcPr>
            <w:tcW w:w="718" w:type="pct"/>
            <w:noWrap/>
            <w:hideMark/>
          </w:tcPr>
          <w:p w14:paraId="41E1F14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w:t>
            </w:r>
          </w:p>
        </w:tc>
        <w:tc>
          <w:tcPr>
            <w:tcW w:w="1164" w:type="pct"/>
            <w:noWrap/>
            <w:hideMark/>
          </w:tcPr>
          <w:p w14:paraId="13F1A7B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38BC653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Midtjylland, Denmark</w:t>
            </w:r>
          </w:p>
        </w:tc>
        <w:tc>
          <w:tcPr>
            <w:tcW w:w="1235" w:type="pct"/>
            <w:noWrap/>
            <w:hideMark/>
          </w:tcPr>
          <w:p w14:paraId="2E84806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w:t>
            </w:r>
          </w:p>
        </w:tc>
      </w:tr>
      <w:tr w:rsidR="006A19A4" w:rsidRPr="006A19A4" w14:paraId="401A12F4" w14:textId="77777777" w:rsidTr="006A19A4">
        <w:trPr>
          <w:trHeight w:val="300"/>
        </w:trPr>
        <w:tc>
          <w:tcPr>
            <w:tcW w:w="718" w:type="pct"/>
            <w:noWrap/>
            <w:hideMark/>
          </w:tcPr>
          <w:p w14:paraId="731FABE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w:t>
            </w:r>
          </w:p>
        </w:tc>
        <w:tc>
          <w:tcPr>
            <w:tcW w:w="1164" w:type="pct"/>
            <w:noWrap/>
            <w:hideMark/>
          </w:tcPr>
          <w:p w14:paraId="2111C87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4244E65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Moscow City, Russia</w:t>
            </w:r>
          </w:p>
        </w:tc>
        <w:tc>
          <w:tcPr>
            <w:tcW w:w="1235" w:type="pct"/>
            <w:noWrap/>
            <w:hideMark/>
          </w:tcPr>
          <w:p w14:paraId="684527F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687D64DB" w14:textId="77777777" w:rsidTr="006A19A4">
        <w:trPr>
          <w:trHeight w:val="300"/>
        </w:trPr>
        <w:tc>
          <w:tcPr>
            <w:tcW w:w="718" w:type="pct"/>
            <w:noWrap/>
            <w:hideMark/>
          </w:tcPr>
          <w:p w14:paraId="435602A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w:t>
            </w:r>
          </w:p>
        </w:tc>
        <w:tc>
          <w:tcPr>
            <w:tcW w:w="1164" w:type="pct"/>
            <w:noWrap/>
            <w:hideMark/>
          </w:tcPr>
          <w:p w14:paraId="55B02BE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62917DC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Newfoundland and Labrador, Canada</w:t>
            </w:r>
          </w:p>
        </w:tc>
        <w:tc>
          <w:tcPr>
            <w:tcW w:w="1235" w:type="pct"/>
            <w:noWrap/>
            <w:hideMark/>
          </w:tcPr>
          <w:p w14:paraId="0293505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4692E0D6" w14:textId="77777777" w:rsidTr="006A19A4">
        <w:trPr>
          <w:trHeight w:val="300"/>
        </w:trPr>
        <w:tc>
          <w:tcPr>
            <w:tcW w:w="718" w:type="pct"/>
            <w:noWrap/>
            <w:hideMark/>
          </w:tcPr>
          <w:p w14:paraId="2D93043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Kentucky</w:t>
            </w:r>
          </w:p>
        </w:tc>
        <w:tc>
          <w:tcPr>
            <w:tcW w:w="1164" w:type="pct"/>
            <w:noWrap/>
            <w:hideMark/>
          </w:tcPr>
          <w:p w14:paraId="7C14CC7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44F4534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Newfoundland and Labrador, Canada</w:t>
            </w:r>
          </w:p>
        </w:tc>
        <w:tc>
          <w:tcPr>
            <w:tcW w:w="1235" w:type="pct"/>
            <w:noWrap/>
            <w:hideMark/>
          </w:tcPr>
          <w:p w14:paraId="6C2AF20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2E07FA94" w14:textId="77777777" w:rsidTr="006A19A4">
        <w:trPr>
          <w:trHeight w:val="300"/>
        </w:trPr>
        <w:tc>
          <w:tcPr>
            <w:tcW w:w="718" w:type="pct"/>
            <w:noWrap/>
            <w:hideMark/>
          </w:tcPr>
          <w:p w14:paraId="0BC84EE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Hampshire</w:t>
            </w:r>
          </w:p>
        </w:tc>
        <w:tc>
          <w:tcPr>
            <w:tcW w:w="1164" w:type="pct"/>
            <w:noWrap/>
            <w:hideMark/>
          </w:tcPr>
          <w:p w14:paraId="1E86DF1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372A190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Newfoundland and Labrador, Canada</w:t>
            </w:r>
          </w:p>
        </w:tc>
        <w:tc>
          <w:tcPr>
            <w:tcW w:w="1235" w:type="pct"/>
            <w:noWrap/>
            <w:hideMark/>
          </w:tcPr>
          <w:p w14:paraId="650FE66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252C51A6" w14:textId="77777777" w:rsidTr="006A19A4">
        <w:trPr>
          <w:trHeight w:val="300"/>
        </w:trPr>
        <w:tc>
          <w:tcPr>
            <w:tcW w:w="718" w:type="pct"/>
            <w:noWrap/>
            <w:hideMark/>
          </w:tcPr>
          <w:p w14:paraId="0324D9D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w:t>
            </w:r>
          </w:p>
        </w:tc>
        <w:tc>
          <w:tcPr>
            <w:tcW w:w="1164" w:type="pct"/>
            <w:noWrap/>
            <w:hideMark/>
          </w:tcPr>
          <w:p w14:paraId="37C5809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2EE3144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Noord-Brabant, Netherlands</w:t>
            </w:r>
          </w:p>
        </w:tc>
        <w:tc>
          <w:tcPr>
            <w:tcW w:w="1235" w:type="pct"/>
            <w:noWrap/>
            <w:hideMark/>
          </w:tcPr>
          <w:p w14:paraId="588C9B3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w:t>
            </w:r>
          </w:p>
        </w:tc>
      </w:tr>
      <w:tr w:rsidR="006A19A4" w:rsidRPr="006A19A4" w14:paraId="2EAF7248" w14:textId="77777777" w:rsidTr="006A19A4">
        <w:trPr>
          <w:trHeight w:val="300"/>
        </w:trPr>
        <w:tc>
          <w:tcPr>
            <w:tcW w:w="718" w:type="pct"/>
            <w:noWrap/>
            <w:hideMark/>
          </w:tcPr>
          <w:p w14:paraId="304502A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w:t>
            </w:r>
          </w:p>
        </w:tc>
        <w:tc>
          <w:tcPr>
            <w:tcW w:w="1164" w:type="pct"/>
            <w:noWrap/>
            <w:hideMark/>
          </w:tcPr>
          <w:p w14:paraId="6283A71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6FAE292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Noord-Holland, Netherlands</w:t>
            </w:r>
          </w:p>
        </w:tc>
        <w:tc>
          <w:tcPr>
            <w:tcW w:w="1235" w:type="pct"/>
            <w:noWrap/>
            <w:hideMark/>
          </w:tcPr>
          <w:p w14:paraId="076E549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27</w:t>
            </w:r>
          </w:p>
        </w:tc>
      </w:tr>
      <w:tr w:rsidR="006A19A4" w:rsidRPr="006A19A4" w14:paraId="27BBB120" w14:textId="77777777" w:rsidTr="006A19A4">
        <w:trPr>
          <w:trHeight w:val="300"/>
        </w:trPr>
        <w:tc>
          <w:tcPr>
            <w:tcW w:w="718" w:type="pct"/>
            <w:noWrap/>
            <w:hideMark/>
          </w:tcPr>
          <w:p w14:paraId="1BBFF6B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w:t>
            </w:r>
          </w:p>
        </w:tc>
        <w:tc>
          <w:tcPr>
            <w:tcW w:w="1164" w:type="pct"/>
            <w:noWrap/>
            <w:hideMark/>
          </w:tcPr>
          <w:p w14:paraId="2E67C98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5EAB2917" w14:textId="77777777" w:rsidR="006A19A4" w:rsidRPr="006A19A4" w:rsidRDefault="006A19A4" w:rsidP="006A19A4">
            <w:pPr>
              <w:rPr>
                <w:rFonts w:ascii="Aptos Narrow" w:eastAsia="Times New Roman" w:hAnsi="Aptos Narrow" w:cs="Times New Roman"/>
                <w:color w:val="000000"/>
                <w:lang w:bidi="he-IL"/>
              </w:rPr>
            </w:pPr>
            <w:proofErr w:type="spellStart"/>
            <w:r w:rsidRPr="006A19A4">
              <w:rPr>
                <w:rFonts w:ascii="Aptos Narrow" w:eastAsia="Times New Roman" w:hAnsi="Aptos Narrow" w:cs="Times New Roman"/>
                <w:color w:val="000000"/>
                <w:lang w:bidi="he-IL"/>
              </w:rPr>
              <w:t>Nordjylland</w:t>
            </w:r>
            <w:proofErr w:type="spellEnd"/>
            <w:r w:rsidRPr="006A19A4">
              <w:rPr>
                <w:rFonts w:ascii="Aptos Narrow" w:eastAsia="Times New Roman" w:hAnsi="Aptos Narrow" w:cs="Times New Roman"/>
                <w:color w:val="000000"/>
                <w:lang w:bidi="he-IL"/>
              </w:rPr>
              <w:t>, Denmark</w:t>
            </w:r>
          </w:p>
        </w:tc>
        <w:tc>
          <w:tcPr>
            <w:tcW w:w="1235" w:type="pct"/>
            <w:noWrap/>
            <w:hideMark/>
          </w:tcPr>
          <w:p w14:paraId="67544A8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13642A57" w14:textId="77777777" w:rsidTr="006A19A4">
        <w:trPr>
          <w:trHeight w:val="300"/>
        </w:trPr>
        <w:tc>
          <w:tcPr>
            <w:tcW w:w="718" w:type="pct"/>
            <w:noWrap/>
            <w:hideMark/>
          </w:tcPr>
          <w:p w14:paraId="6686E62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w:t>
            </w:r>
          </w:p>
        </w:tc>
        <w:tc>
          <w:tcPr>
            <w:tcW w:w="1164" w:type="pct"/>
            <w:noWrap/>
            <w:hideMark/>
          </w:tcPr>
          <w:p w14:paraId="6039261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0B77F13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Carolina, United States of America</w:t>
            </w:r>
          </w:p>
        </w:tc>
        <w:tc>
          <w:tcPr>
            <w:tcW w:w="1235" w:type="pct"/>
            <w:noWrap/>
            <w:hideMark/>
          </w:tcPr>
          <w:p w14:paraId="136E8EA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288762D1" w14:textId="77777777" w:rsidTr="006A19A4">
        <w:trPr>
          <w:trHeight w:val="300"/>
        </w:trPr>
        <w:tc>
          <w:tcPr>
            <w:tcW w:w="718" w:type="pct"/>
            <w:noWrap/>
            <w:hideMark/>
          </w:tcPr>
          <w:p w14:paraId="04B8F48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Kentucky</w:t>
            </w:r>
          </w:p>
        </w:tc>
        <w:tc>
          <w:tcPr>
            <w:tcW w:w="1164" w:type="pct"/>
            <w:noWrap/>
            <w:hideMark/>
          </w:tcPr>
          <w:p w14:paraId="46894C8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1C4A02C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Carolina, United States of America</w:t>
            </w:r>
          </w:p>
        </w:tc>
        <w:tc>
          <w:tcPr>
            <w:tcW w:w="1235" w:type="pct"/>
            <w:noWrap/>
            <w:hideMark/>
          </w:tcPr>
          <w:p w14:paraId="5E59726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067EBAE7" w14:textId="77777777" w:rsidTr="006A19A4">
        <w:trPr>
          <w:trHeight w:val="300"/>
        </w:trPr>
        <w:tc>
          <w:tcPr>
            <w:tcW w:w="718" w:type="pct"/>
            <w:noWrap/>
            <w:hideMark/>
          </w:tcPr>
          <w:p w14:paraId="6CE6ADA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Hampshire</w:t>
            </w:r>
          </w:p>
        </w:tc>
        <w:tc>
          <w:tcPr>
            <w:tcW w:w="1164" w:type="pct"/>
            <w:noWrap/>
            <w:hideMark/>
          </w:tcPr>
          <w:p w14:paraId="68A02B8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63B256F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Carolina, United States of America</w:t>
            </w:r>
          </w:p>
        </w:tc>
        <w:tc>
          <w:tcPr>
            <w:tcW w:w="1235" w:type="pct"/>
            <w:noWrap/>
            <w:hideMark/>
          </w:tcPr>
          <w:p w14:paraId="4BBF572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3C33D40A" w14:textId="77777777" w:rsidTr="006A19A4">
        <w:trPr>
          <w:trHeight w:val="300"/>
        </w:trPr>
        <w:tc>
          <w:tcPr>
            <w:tcW w:w="718" w:type="pct"/>
            <w:noWrap/>
            <w:hideMark/>
          </w:tcPr>
          <w:p w14:paraId="46D4D39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w:t>
            </w:r>
          </w:p>
        </w:tc>
        <w:tc>
          <w:tcPr>
            <w:tcW w:w="1164" w:type="pct"/>
            <w:noWrap/>
            <w:hideMark/>
          </w:tcPr>
          <w:p w14:paraId="6DC5E6A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5C2E613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Northern Ireland, United Kingdom</w:t>
            </w:r>
          </w:p>
        </w:tc>
        <w:tc>
          <w:tcPr>
            <w:tcW w:w="1235" w:type="pct"/>
            <w:noWrap/>
            <w:hideMark/>
          </w:tcPr>
          <w:p w14:paraId="7A5579F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6E6DFBBA" w14:textId="77777777" w:rsidTr="006A19A4">
        <w:trPr>
          <w:trHeight w:val="300"/>
        </w:trPr>
        <w:tc>
          <w:tcPr>
            <w:tcW w:w="718" w:type="pct"/>
            <w:noWrap/>
            <w:hideMark/>
          </w:tcPr>
          <w:p w14:paraId="2B5A542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w:t>
            </w:r>
          </w:p>
        </w:tc>
        <w:tc>
          <w:tcPr>
            <w:tcW w:w="1164" w:type="pct"/>
            <w:noWrap/>
            <w:hideMark/>
          </w:tcPr>
          <w:p w14:paraId="435C4CA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46F5FB6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Nova Scotia, Canada</w:t>
            </w:r>
          </w:p>
        </w:tc>
        <w:tc>
          <w:tcPr>
            <w:tcW w:w="1235" w:type="pct"/>
            <w:noWrap/>
            <w:hideMark/>
          </w:tcPr>
          <w:p w14:paraId="65BBBDD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45</w:t>
            </w:r>
          </w:p>
        </w:tc>
      </w:tr>
      <w:tr w:rsidR="006A19A4" w:rsidRPr="006A19A4" w14:paraId="38D26637" w14:textId="77777777" w:rsidTr="006A19A4">
        <w:trPr>
          <w:trHeight w:val="300"/>
        </w:trPr>
        <w:tc>
          <w:tcPr>
            <w:tcW w:w="718" w:type="pct"/>
            <w:noWrap/>
            <w:hideMark/>
          </w:tcPr>
          <w:p w14:paraId="0C5EF1A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Kentucky</w:t>
            </w:r>
          </w:p>
        </w:tc>
        <w:tc>
          <w:tcPr>
            <w:tcW w:w="1164" w:type="pct"/>
            <w:noWrap/>
            <w:hideMark/>
          </w:tcPr>
          <w:p w14:paraId="3168660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0D202C9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Nova Scotia, Canada</w:t>
            </w:r>
          </w:p>
        </w:tc>
        <w:tc>
          <w:tcPr>
            <w:tcW w:w="1235" w:type="pct"/>
            <w:noWrap/>
            <w:hideMark/>
          </w:tcPr>
          <w:p w14:paraId="265C2A6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45</w:t>
            </w:r>
          </w:p>
        </w:tc>
      </w:tr>
      <w:tr w:rsidR="006A19A4" w:rsidRPr="006A19A4" w14:paraId="069905CD" w14:textId="77777777" w:rsidTr="006A19A4">
        <w:trPr>
          <w:trHeight w:val="300"/>
        </w:trPr>
        <w:tc>
          <w:tcPr>
            <w:tcW w:w="718" w:type="pct"/>
            <w:noWrap/>
            <w:hideMark/>
          </w:tcPr>
          <w:p w14:paraId="7AA80E7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Hampshire</w:t>
            </w:r>
          </w:p>
        </w:tc>
        <w:tc>
          <w:tcPr>
            <w:tcW w:w="1164" w:type="pct"/>
            <w:noWrap/>
            <w:hideMark/>
          </w:tcPr>
          <w:p w14:paraId="1C3EE35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33A33B0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Nova Scotia, Canada</w:t>
            </w:r>
          </w:p>
        </w:tc>
        <w:tc>
          <w:tcPr>
            <w:tcW w:w="1235" w:type="pct"/>
            <w:noWrap/>
            <w:hideMark/>
          </w:tcPr>
          <w:p w14:paraId="181C092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45</w:t>
            </w:r>
          </w:p>
        </w:tc>
      </w:tr>
      <w:tr w:rsidR="006A19A4" w:rsidRPr="006A19A4" w14:paraId="0A71A1D0" w14:textId="77777777" w:rsidTr="006A19A4">
        <w:trPr>
          <w:trHeight w:val="300"/>
        </w:trPr>
        <w:tc>
          <w:tcPr>
            <w:tcW w:w="718" w:type="pct"/>
            <w:noWrap/>
            <w:hideMark/>
          </w:tcPr>
          <w:p w14:paraId="3780460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w:t>
            </w:r>
          </w:p>
        </w:tc>
        <w:tc>
          <w:tcPr>
            <w:tcW w:w="1164" w:type="pct"/>
            <w:noWrap/>
            <w:hideMark/>
          </w:tcPr>
          <w:p w14:paraId="4F0AD84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6E18DB6F" w14:textId="77777777" w:rsidR="006A19A4" w:rsidRPr="006A19A4" w:rsidRDefault="006A19A4" w:rsidP="006A19A4">
            <w:pPr>
              <w:rPr>
                <w:rFonts w:ascii="Aptos Narrow" w:eastAsia="Times New Roman" w:hAnsi="Aptos Narrow" w:cs="Times New Roman"/>
                <w:color w:val="000000"/>
                <w:lang w:bidi="he-IL"/>
              </w:rPr>
            </w:pPr>
            <w:proofErr w:type="spellStart"/>
            <w:r w:rsidRPr="006A19A4">
              <w:rPr>
                <w:rFonts w:ascii="Aptos Narrow" w:eastAsia="Times New Roman" w:hAnsi="Aptos Narrow" w:cs="Times New Roman"/>
                <w:color w:val="000000"/>
                <w:lang w:bidi="he-IL"/>
              </w:rPr>
              <w:t>Overijssel</w:t>
            </w:r>
            <w:proofErr w:type="spellEnd"/>
            <w:r w:rsidRPr="006A19A4">
              <w:rPr>
                <w:rFonts w:ascii="Aptos Narrow" w:eastAsia="Times New Roman" w:hAnsi="Aptos Narrow" w:cs="Times New Roman"/>
                <w:color w:val="000000"/>
                <w:lang w:bidi="he-IL"/>
              </w:rPr>
              <w:t>, Netherlands</w:t>
            </w:r>
          </w:p>
        </w:tc>
        <w:tc>
          <w:tcPr>
            <w:tcW w:w="1235" w:type="pct"/>
            <w:noWrap/>
            <w:hideMark/>
          </w:tcPr>
          <w:p w14:paraId="4AA72CE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16E747C3" w14:textId="77777777" w:rsidTr="006A19A4">
        <w:trPr>
          <w:trHeight w:val="300"/>
        </w:trPr>
        <w:tc>
          <w:tcPr>
            <w:tcW w:w="718" w:type="pct"/>
            <w:noWrap/>
            <w:hideMark/>
          </w:tcPr>
          <w:p w14:paraId="4459558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w:t>
            </w:r>
          </w:p>
        </w:tc>
        <w:tc>
          <w:tcPr>
            <w:tcW w:w="1164" w:type="pct"/>
            <w:noWrap/>
            <w:hideMark/>
          </w:tcPr>
          <w:p w14:paraId="3232A88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5C79363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Prince Edward Island, Canada</w:t>
            </w:r>
          </w:p>
        </w:tc>
        <w:tc>
          <w:tcPr>
            <w:tcW w:w="1235" w:type="pct"/>
            <w:noWrap/>
            <w:hideMark/>
          </w:tcPr>
          <w:p w14:paraId="3122962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15</w:t>
            </w:r>
          </w:p>
        </w:tc>
      </w:tr>
      <w:tr w:rsidR="006A19A4" w:rsidRPr="006A19A4" w14:paraId="22A1B833" w14:textId="77777777" w:rsidTr="006A19A4">
        <w:trPr>
          <w:trHeight w:val="300"/>
        </w:trPr>
        <w:tc>
          <w:tcPr>
            <w:tcW w:w="718" w:type="pct"/>
            <w:noWrap/>
            <w:hideMark/>
          </w:tcPr>
          <w:p w14:paraId="41B8C56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Kentucky</w:t>
            </w:r>
          </w:p>
        </w:tc>
        <w:tc>
          <w:tcPr>
            <w:tcW w:w="1164" w:type="pct"/>
            <w:noWrap/>
            <w:hideMark/>
          </w:tcPr>
          <w:p w14:paraId="6879D7C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25580BE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Prince Edward Island, Canada</w:t>
            </w:r>
          </w:p>
        </w:tc>
        <w:tc>
          <w:tcPr>
            <w:tcW w:w="1235" w:type="pct"/>
            <w:noWrap/>
            <w:hideMark/>
          </w:tcPr>
          <w:p w14:paraId="3DCDFE4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15</w:t>
            </w:r>
          </w:p>
        </w:tc>
      </w:tr>
      <w:tr w:rsidR="006A19A4" w:rsidRPr="006A19A4" w14:paraId="2DCD18AE" w14:textId="77777777" w:rsidTr="006A19A4">
        <w:trPr>
          <w:trHeight w:val="300"/>
        </w:trPr>
        <w:tc>
          <w:tcPr>
            <w:tcW w:w="718" w:type="pct"/>
            <w:noWrap/>
            <w:hideMark/>
          </w:tcPr>
          <w:p w14:paraId="3124496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Hampshire</w:t>
            </w:r>
          </w:p>
        </w:tc>
        <w:tc>
          <w:tcPr>
            <w:tcW w:w="1164" w:type="pct"/>
            <w:noWrap/>
            <w:hideMark/>
          </w:tcPr>
          <w:p w14:paraId="5820DC3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7FAC339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Prince Edward Island, Canada</w:t>
            </w:r>
          </w:p>
        </w:tc>
        <w:tc>
          <w:tcPr>
            <w:tcW w:w="1235" w:type="pct"/>
            <w:noWrap/>
            <w:hideMark/>
          </w:tcPr>
          <w:p w14:paraId="0C44285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15</w:t>
            </w:r>
          </w:p>
        </w:tc>
      </w:tr>
      <w:tr w:rsidR="006A19A4" w:rsidRPr="006A19A4" w14:paraId="378B653C" w14:textId="77777777" w:rsidTr="006A19A4">
        <w:trPr>
          <w:trHeight w:val="300"/>
        </w:trPr>
        <w:tc>
          <w:tcPr>
            <w:tcW w:w="718" w:type="pct"/>
            <w:noWrap/>
            <w:hideMark/>
          </w:tcPr>
          <w:p w14:paraId="30389B1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w:t>
            </w:r>
          </w:p>
        </w:tc>
        <w:tc>
          <w:tcPr>
            <w:tcW w:w="1164" w:type="pct"/>
            <w:noWrap/>
            <w:hideMark/>
          </w:tcPr>
          <w:p w14:paraId="06A2669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1F46B9A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Santarém, Portugal</w:t>
            </w:r>
          </w:p>
        </w:tc>
        <w:tc>
          <w:tcPr>
            <w:tcW w:w="1235" w:type="pct"/>
            <w:noWrap/>
            <w:hideMark/>
          </w:tcPr>
          <w:p w14:paraId="774BF1E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6AB2EB50" w14:textId="77777777" w:rsidTr="006A19A4">
        <w:trPr>
          <w:trHeight w:val="300"/>
        </w:trPr>
        <w:tc>
          <w:tcPr>
            <w:tcW w:w="718" w:type="pct"/>
            <w:noWrap/>
            <w:hideMark/>
          </w:tcPr>
          <w:p w14:paraId="79B78BA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w:t>
            </w:r>
          </w:p>
        </w:tc>
        <w:tc>
          <w:tcPr>
            <w:tcW w:w="1164" w:type="pct"/>
            <w:noWrap/>
            <w:hideMark/>
          </w:tcPr>
          <w:p w14:paraId="1174A1B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426CB7A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Scotland, United Kingdom</w:t>
            </w:r>
          </w:p>
        </w:tc>
        <w:tc>
          <w:tcPr>
            <w:tcW w:w="1235" w:type="pct"/>
            <w:noWrap/>
            <w:hideMark/>
          </w:tcPr>
          <w:p w14:paraId="5FCD86A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45</w:t>
            </w:r>
          </w:p>
        </w:tc>
      </w:tr>
      <w:tr w:rsidR="006A19A4" w:rsidRPr="006A19A4" w14:paraId="58DB8B05" w14:textId="77777777" w:rsidTr="006A19A4">
        <w:trPr>
          <w:trHeight w:val="300"/>
        </w:trPr>
        <w:tc>
          <w:tcPr>
            <w:tcW w:w="718" w:type="pct"/>
            <w:noWrap/>
            <w:hideMark/>
          </w:tcPr>
          <w:p w14:paraId="6CFA3C9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w:t>
            </w:r>
          </w:p>
        </w:tc>
        <w:tc>
          <w:tcPr>
            <w:tcW w:w="1164" w:type="pct"/>
            <w:noWrap/>
            <w:hideMark/>
          </w:tcPr>
          <w:p w14:paraId="56F2851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30E83A9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Setúbal, Portugal</w:t>
            </w:r>
          </w:p>
        </w:tc>
        <w:tc>
          <w:tcPr>
            <w:tcW w:w="1235" w:type="pct"/>
            <w:noWrap/>
            <w:hideMark/>
          </w:tcPr>
          <w:p w14:paraId="581C830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52391299" w14:textId="77777777" w:rsidTr="006A19A4">
        <w:trPr>
          <w:trHeight w:val="300"/>
        </w:trPr>
        <w:tc>
          <w:tcPr>
            <w:tcW w:w="718" w:type="pct"/>
            <w:noWrap/>
            <w:hideMark/>
          </w:tcPr>
          <w:p w14:paraId="797112B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w:t>
            </w:r>
          </w:p>
        </w:tc>
        <w:tc>
          <w:tcPr>
            <w:tcW w:w="1164" w:type="pct"/>
            <w:noWrap/>
            <w:hideMark/>
          </w:tcPr>
          <w:p w14:paraId="01E8A0E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5472437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Sjælland, Denmark</w:t>
            </w:r>
          </w:p>
        </w:tc>
        <w:tc>
          <w:tcPr>
            <w:tcW w:w="1235" w:type="pct"/>
            <w:noWrap/>
            <w:hideMark/>
          </w:tcPr>
          <w:p w14:paraId="3E9416B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w:t>
            </w:r>
          </w:p>
        </w:tc>
      </w:tr>
      <w:tr w:rsidR="006A19A4" w:rsidRPr="006A19A4" w14:paraId="7F9DC221" w14:textId="77777777" w:rsidTr="006A19A4">
        <w:trPr>
          <w:trHeight w:val="300"/>
        </w:trPr>
        <w:tc>
          <w:tcPr>
            <w:tcW w:w="718" w:type="pct"/>
            <w:noWrap/>
            <w:hideMark/>
          </w:tcPr>
          <w:p w14:paraId="728B4B6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w:t>
            </w:r>
          </w:p>
        </w:tc>
        <w:tc>
          <w:tcPr>
            <w:tcW w:w="1164" w:type="pct"/>
            <w:noWrap/>
            <w:hideMark/>
          </w:tcPr>
          <w:p w14:paraId="64D9784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05E71F9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Stavropol', Russia</w:t>
            </w:r>
          </w:p>
        </w:tc>
        <w:tc>
          <w:tcPr>
            <w:tcW w:w="1235" w:type="pct"/>
            <w:noWrap/>
            <w:hideMark/>
          </w:tcPr>
          <w:p w14:paraId="0EB2E23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8</w:t>
            </w:r>
          </w:p>
        </w:tc>
      </w:tr>
      <w:tr w:rsidR="006A19A4" w:rsidRPr="006A19A4" w14:paraId="5290B5B0" w14:textId="77777777" w:rsidTr="006A19A4">
        <w:trPr>
          <w:trHeight w:val="300"/>
        </w:trPr>
        <w:tc>
          <w:tcPr>
            <w:tcW w:w="718" w:type="pct"/>
            <w:noWrap/>
            <w:hideMark/>
          </w:tcPr>
          <w:p w14:paraId="622D5DE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w:t>
            </w:r>
          </w:p>
        </w:tc>
        <w:tc>
          <w:tcPr>
            <w:tcW w:w="1164" w:type="pct"/>
            <w:noWrap/>
            <w:hideMark/>
          </w:tcPr>
          <w:p w14:paraId="01775E2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5B64AB3A" w14:textId="77777777" w:rsidR="006A19A4" w:rsidRPr="006A19A4" w:rsidRDefault="006A19A4" w:rsidP="006A19A4">
            <w:pPr>
              <w:rPr>
                <w:rFonts w:ascii="Aptos Narrow" w:eastAsia="Times New Roman" w:hAnsi="Aptos Narrow" w:cs="Times New Roman"/>
                <w:color w:val="000000"/>
                <w:lang w:bidi="he-IL"/>
              </w:rPr>
            </w:pPr>
            <w:proofErr w:type="spellStart"/>
            <w:r w:rsidRPr="006A19A4">
              <w:rPr>
                <w:rFonts w:ascii="Aptos Narrow" w:eastAsia="Times New Roman" w:hAnsi="Aptos Narrow" w:cs="Times New Roman"/>
                <w:color w:val="000000"/>
                <w:lang w:bidi="he-IL"/>
              </w:rPr>
              <w:t>Syddanmark</w:t>
            </w:r>
            <w:proofErr w:type="spellEnd"/>
            <w:r w:rsidRPr="006A19A4">
              <w:rPr>
                <w:rFonts w:ascii="Aptos Narrow" w:eastAsia="Times New Roman" w:hAnsi="Aptos Narrow" w:cs="Times New Roman"/>
                <w:color w:val="000000"/>
                <w:lang w:bidi="he-IL"/>
              </w:rPr>
              <w:t>, Denmark</w:t>
            </w:r>
          </w:p>
        </w:tc>
        <w:tc>
          <w:tcPr>
            <w:tcW w:w="1235" w:type="pct"/>
            <w:noWrap/>
            <w:hideMark/>
          </w:tcPr>
          <w:p w14:paraId="4009C9D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8</w:t>
            </w:r>
          </w:p>
        </w:tc>
      </w:tr>
      <w:tr w:rsidR="006A19A4" w:rsidRPr="006A19A4" w14:paraId="4E8A6E39" w14:textId="77777777" w:rsidTr="006A19A4">
        <w:trPr>
          <w:trHeight w:val="300"/>
        </w:trPr>
        <w:tc>
          <w:tcPr>
            <w:tcW w:w="718" w:type="pct"/>
            <w:noWrap/>
            <w:hideMark/>
          </w:tcPr>
          <w:p w14:paraId="1496FB7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w:t>
            </w:r>
          </w:p>
        </w:tc>
        <w:tc>
          <w:tcPr>
            <w:tcW w:w="1164" w:type="pct"/>
            <w:noWrap/>
            <w:hideMark/>
          </w:tcPr>
          <w:p w14:paraId="7F3954C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5577172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Utrecht, Netherlands</w:t>
            </w:r>
          </w:p>
        </w:tc>
        <w:tc>
          <w:tcPr>
            <w:tcW w:w="1235" w:type="pct"/>
            <w:noWrap/>
            <w:hideMark/>
          </w:tcPr>
          <w:p w14:paraId="54BF6B7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w:t>
            </w:r>
          </w:p>
        </w:tc>
      </w:tr>
      <w:tr w:rsidR="006A19A4" w:rsidRPr="006A19A4" w14:paraId="446DA06E" w14:textId="77777777" w:rsidTr="006A19A4">
        <w:trPr>
          <w:trHeight w:val="300"/>
        </w:trPr>
        <w:tc>
          <w:tcPr>
            <w:tcW w:w="718" w:type="pct"/>
            <w:noWrap/>
            <w:hideMark/>
          </w:tcPr>
          <w:p w14:paraId="2FB3712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w:t>
            </w:r>
          </w:p>
        </w:tc>
        <w:tc>
          <w:tcPr>
            <w:tcW w:w="1164" w:type="pct"/>
            <w:noWrap/>
            <w:hideMark/>
          </w:tcPr>
          <w:p w14:paraId="1209977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1504EBC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Virginia, United States of America</w:t>
            </w:r>
          </w:p>
        </w:tc>
        <w:tc>
          <w:tcPr>
            <w:tcW w:w="1235" w:type="pct"/>
            <w:noWrap/>
            <w:hideMark/>
          </w:tcPr>
          <w:p w14:paraId="78D5FD9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4364B9FA" w14:textId="77777777" w:rsidTr="006A19A4">
        <w:trPr>
          <w:trHeight w:val="300"/>
        </w:trPr>
        <w:tc>
          <w:tcPr>
            <w:tcW w:w="718" w:type="pct"/>
            <w:noWrap/>
            <w:hideMark/>
          </w:tcPr>
          <w:p w14:paraId="3CB0866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Kentucky</w:t>
            </w:r>
          </w:p>
        </w:tc>
        <w:tc>
          <w:tcPr>
            <w:tcW w:w="1164" w:type="pct"/>
            <w:noWrap/>
            <w:hideMark/>
          </w:tcPr>
          <w:p w14:paraId="5B222E6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495C378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Virginia, United States of America</w:t>
            </w:r>
          </w:p>
        </w:tc>
        <w:tc>
          <w:tcPr>
            <w:tcW w:w="1235" w:type="pct"/>
            <w:noWrap/>
            <w:hideMark/>
          </w:tcPr>
          <w:p w14:paraId="71CC3D9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4404BAAF" w14:textId="77777777" w:rsidTr="006A19A4">
        <w:trPr>
          <w:trHeight w:val="300"/>
        </w:trPr>
        <w:tc>
          <w:tcPr>
            <w:tcW w:w="718" w:type="pct"/>
            <w:noWrap/>
            <w:hideMark/>
          </w:tcPr>
          <w:p w14:paraId="0A3F951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Hampshire</w:t>
            </w:r>
          </w:p>
        </w:tc>
        <w:tc>
          <w:tcPr>
            <w:tcW w:w="1164" w:type="pct"/>
            <w:noWrap/>
            <w:hideMark/>
          </w:tcPr>
          <w:p w14:paraId="44479B6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0A22790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Virginia, United States of America</w:t>
            </w:r>
          </w:p>
        </w:tc>
        <w:tc>
          <w:tcPr>
            <w:tcW w:w="1235" w:type="pct"/>
            <w:noWrap/>
            <w:hideMark/>
          </w:tcPr>
          <w:p w14:paraId="678A69A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5F6639DF" w14:textId="77777777" w:rsidTr="006A19A4">
        <w:trPr>
          <w:trHeight w:val="300"/>
        </w:trPr>
        <w:tc>
          <w:tcPr>
            <w:tcW w:w="718" w:type="pct"/>
            <w:noWrap/>
            <w:hideMark/>
          </w:tcPr>
          <w:p w14:paraId="047AA53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w:t>
            </w:r>
          </w:p>
        </w:tc>
        <w:tc>
          <w:tcPr>
            <w:tcW w:w="1164" w:type="pct"/>
            <w:noWrap/>
            <w:hideMark/>
          </w:tcPr>
          <w:p w14:paraId="7020059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1782716E" w14:textId="77777777" w:rsidR="006A19A4" w:rsidRPr="006A19A4" w:rsidRDefault="006A19A4" w:rsidP="006A19A4">
            <w:pPr>
              <w:rPr>
                <w:rFonts w:ascii="Aptos Narrow" w:eastAsia="Times New Roman" w:hAnsi="Aptos Narrow" w:cs="Times New Roman"/>
                <w:color w:val="000000"/>
                <w:lang w:bidi="he-IL"/>
              </w:rPr>
            </w:pPr>
            <w:proofErr w:type="spellStart"/>
            <w:r w:rsidRPr="006A19A4">
              <w:rPr>
                <w:rFonts w:ascii="Aptos Narrow" w:eastAsia="Times New Roman" w:hAnsi="Aptos Narrow" w:cs="Times New Roman"/>
                <w:color w:val="000000"/>
                <w:lang w:bidi="he-IL"/>
              </w:rPr>
              <w:t>Vlaanderen</w:t>
            </w:r>
            <w:proofErr w:type="spellEnd"/>
            <w:r w:rsidRPr="006A19A4">
              <w:rPr>
                <w:rFonts w:ascii="Aptos Narrow" w:eastAsia="Times New Roman" w:hAnsi="Aptos Narrow" w:cs="Times New Roman"/>
                <w:color w:val="000000"/>
                <w:lang w:bidi="he-IL"/>
              </w:rPr>
              <w:t>, Belgium</w:t>
            </w:r>
          </w:p>
        </w:tc>
        <w:tc>
          <w:tcPr>
            <w:tcW w:w="1235" w:type="pct"/>
            <w:noWrap/>
            <w:hideMark/>
          </w:tcPr>
          <w:p w14:paraId="0246563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25</w:t>
            </w:r>
          </w:p>
        </w:tc>
      </w:tr>
      <w:tr w:rsidR="006A19A4" w:rsidRPr="006A19A4" w14:paraId="62A6BC9B" w14:textId="77777777" w:rsidTr="006A19A4">
        <w:trPr>
          <w:trHeight w:val="300"/>
        </w:trPr>
        <w:tc>
          <w:tcPr>
            <w:tcW w:w="718" w:type="pct"/>
            <w:noWrap/>
            <w:hideMark/>
          </w:tcPr>
          <w:p w14:paraId="6FC6FB3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w:t>
            </w:r>
          </w:p>
        </w:tc>
        <w:tc>
          <w:tcPr>
            <w:tcW w:w="1164" w:type="pct"/>
            <w:noWrap/>
            <w:hideMark/>
          </w:tcPr>
          <w:p w14:paraId="3F9FC68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6F90957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Wales, United Kingdom</w:t>
            </w:r>
          </w:p>
        </w:tc>
        <w:tc>
          <w:tcPr>
            <w:tcW w:w="1235" w:type="pct"/>
            <w:noWrap/>
            <w:hideMark/>
          </w:tcPr>
          <w:p w14:paraId="18C1ECD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w:t>
            </w:r>
          </w:p>
        </w:tc>
      </w:tr>
      <w:tr w:rsidR="006A19A4" w:rsidRPr="006A19A4" w14:paraId="2935EB6D" w14:textId="77777777" w:rsidTr="006A19A4">
        <w:trPr>
          <w:trHeight w:val="300"/>
        </w:trPr>
        <w:tc>
          <w:tcPr>
            <w:tcW w:w="718" w:type="pct"/>
            <w:noWrap/>
            <w:hideMark/>
          </w:tcPr>
          <w:p w14:paraId="319E665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w:t>
            </w:r>
          </w:p>
        </w:tc>
        <w:tc>
          <w:tcPr>
            <w:tcW w:w="1164" w:type="pct"/>
            <w:noWrap/>
            <w:hideMark/>
          </w:tcPr>
          <w:p w14:paraId="24C9F8B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73586DA2" w14:textId="77777777" w:rsidR="006A19A4" w:rsidRPr="006A19A4" w:rsidRDefault="006A19A4" w:rsidP="006A19A4">
            <w:pPr>
              <w:rPr>
                <w:rFonts w:ascii="Aptos Narrow" w:eastAsia="Times New Roman" w:hAnsi="Aptos Narrow" w:cs="Times New Roman"/>
                <w:color w:val="000000"/>
                <w:lang w:bidi="he-IL"/>
              </w:rPr>
            </w:pPr>
            <w:proofErr w:type="spellStart"/>
            <w:r w:rsidRPr="006A19A4">
              <w:rPr>
                <w:rFonts w:ascii="Aptos Narrow" w:eastAsia="Times New Roman" w:hAnsi="Aptos Narrow" w:cs="Times New Roman"/>
                <w:color w:val="000000"/>
                <w:lang w:bidi="he-IL"/>
              </w:rPr>
              <w:t>Wallonie</w:t>
            </w:r>
            <w:proofErr w:type="spellEnd"/>
            <w:r w:rsidRPr="006A19A4">
              <w:rPr>
                <w:rFonts w:ascii="Aptos Narrow" w:eastAsia="Times New Roman" w:hAnsi="Aptos Narrow" w:cs="Times New Roman"/>
                <w:color w:val="000000"/>
                <w:lang w:bidi="he-IL"/>
              </w:rPr>
              <w:t>, Belgium</w:t>
            </w:r>
          </w:p>
        </w:tc>
        <w:tc>
          <w:tcPr>
            <w:tcW w:w="1235" w:type="pct"/>
            <w:noWrap/>
            <w:hideMark/>
          </w:tcPr>
          <w:p w14:paraId="2272CD2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0E556599" w14:textId="77777777" w:rsidTr="006A19A4">
        <w:trPr>
          <w:trHeight w:val="300"/>
        </w:trPr>
        <w:tc>
          <w:tcPr>
            <w:tcW w:w="718" w:type="pct"/>
            <w:noWrap/>
            <w:hideMark/>
          </w:tcPr>
          <w:p w14:paraId="1495714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lastRenderedPageBreak/>
              <w:t>Delaware</w:t>
            </w:r>
          </w:p>
        </w:tc>
        <w:tc>
          <w:tcPr>
            <w:tcW w:w="1164" w:type="pct"/>
            <w:noWrap/>
            <w:hideMark/>
          </w:tcPr>
          <w:p w14:paraId="442802A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4DFB2B5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Zeeland, Netherlands</w:t>
            </w:r>
          </w:p>
        </w:tc>
        <w:tc>
          <w:tcPr>
            <w:tcW w:w="1235" w:type="pct"/>
            <w:noWrap/>
            <w:hideMark/>
          </w:tcPr>
          <w:p w14:paraId="37BAA4E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6D8C8C4C" w14:textId="77777777" w:rsidTr="006A19A4">
        <w:trPr>
          <w:trHeight w:val="300"/>
        </w:trPr>
        <w:tc>
          <w:tcPr>
            <w:tcW w:w="718" w:type="pct"/>
            <w:noWrap/>
            <w:hideMark/>
          </w:tcPr>
          <w:p w14:paraId="7D27681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w:t>
            </w:r>
          </w:p>
        </w:tc>
        <w:tc>
          <w:tcPr>
            <w:tcW w:w="1164" w:type="pct"/>
            <w:noWrap/>
            <w:hideMark/>
          </w:tcPr>
          <w:p w14:paraId="6BD0F51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2/9/2022</w:t>
            </w:r>
          </w:p>
        </w:tc>
        <w:tc>
          <w:tcPr>
            <w:tcW w:w="1883" w:type="pct"/>
            <w:noWrap/>
            <w:hideMark/>
          </w:tcPr>
          <w:p w14:paraId="4A57A98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Zuid-Holland, Netherlands</w:t>
            </w:r>
          </w:p>
        </w:tc>
        <w:tc>
          <w:tcPr>
            <w:tcW w:w="1235" w:type="pct"/>
            <w:noWrap/>
            <w:hideMark/>
          </w:tcPr>
          <w:p w14:paraId="200EA99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24</w:t>
            </w:r>
          </w:p>
        </w:tc>
      </w:tr>
      <w:tr w:rsidR="006A19A4" w:rsidRPr="006A19A4" w14:paraId="38BD3221" w14:textId="77777777" w:rsidTr="006A19A4">
        <w:trPr>
          <w:trHeight w:val="300"/>
        </w:trPr>
        <w:tc>
          <w:tcPr>
            <w:tcW w:w="718" w:type="pct"/>
            <w:noWrap/>
            <w:hideMark/>
          </w:tcPr>
          <w:p w14:paraId="43EF314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Maine</w:t>
            </w:r>
          </w:p>
        </w:tc>
        <w:tc>
          <w:tcPr>
            <w:tcW w:w="1164" w:type="pct"/>
            <w:noWrap/>
            <w:hideMark/>
          </w:tcPr>
          <w:p w14:paraId="4A42396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2/14/2022</w:t>
            </w:r>
          </w:p>
        </w:tc>
        <w:tc>
          <w:tcPr>
            <w:tcW w:w="1883" w:type="pct"/>
            <w:noWrap/>
            <w:hideMark/>
          </w:tcPr>
          <w:p w14:paraId="69A0D84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British Columbia, Canada</w:t>
            </w:r>
          </w:p>
        </w:tc>
        <w:tc>
          <w:tcPr>
            <w:tcW w:w="1235" w:type="pct"/>
            <w:noWrap/>
            <w:hideMark/>
          </w:tcPr>
          <w:p w14:paraId="5A959D3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3D8FEECF" w14:textId="77777777" w:rsidTr="006A19A4">
        <w:trPr>
          <w:trHeight w:val="300"/>
        </w:trPr>
        <w:tc>
          <w:tcPr>
            <w:tcW w:w="718" w:type="pct"/>
            <w:noWrap/>
            <w:hideMark/>
          </w:tcPr>
          <w:p w14:paraId="4D38EC1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Maine</w:t>
            </w:r>
          </w:p>
        </w:tc>
        <w:tc>
          <w:tcPr>
            <w:tcW w:w="1164" w:type="pct"/>
            <w:noWrap/>
            <w:hideMark/>
          </w:tcPr>
          <w:p w14:paraId="1BC5E88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2/14/2022</w:t>
            </w:r>
          </w:p>
        </w:tc>
        <w:tc>
          <w:tcPr>
            <w:tcW w:w="1883" w:type="pct"/>
            <w:noWrap/>
            <w:hideMark/>
          </w:tcPr>
          <w:p w14:paraId="12754E8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 United States of America</w:t>
            </w:r>
          </w:p>
        </w:tc>
        <w:tc>
          <w:tcPr>
            <w:tcW w:w="1235" w:type="pct"/>
            <w:noWrap/>
            <w:hideMark/>
          </w:tcPr>
          <w:p w14:paraId="3952EE6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22626764" w14:textId="77777777" w:rsidTr="006A19A4">
        <w:trPr>
          <w:trHeight w:val="300"/>
        </w:trPr>
        <w:tc>
          <w:tcPr>
            <w:tcW w:w="718" w:type="pct"/>
            <w:noWrap/>
            <w:hideMark/>
          </w:tcPr>
          <w:p w14:paraId="55C9406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Maine</w:t>
            </w:r>
          </w:p>
        </w:tc>
        <w:tc>
          <w:tcPr>
            <w:tcW w:w="1164" w:type="pct"/>
            <w:noWrap/>
            <w:hideMark/>
          </w:tcPr>
          <w:p w14:paraId="24B9B5D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2/14/2022</w:t>
            </w:r>
          </w:p>
        </w:tc>
        <w:tc>
          <w:tcPr>
            <w:tcW w:w="1883" w:type="pct"/>
            <w:noWrap/>
            <w:hideMark/>
          </w:tcPr>
          <w:p w14:paraId="0382F3C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Indiana, United States of America</w:t>
            </w:r>
          </w:p>
        </w:tc>
        <w:tc>
          <w:tcPr>
            <w:tcW w:w="1235" w:type="pct"/>
            <w:noWrap/>
            <w:hideMark/>
          </w:tcPr>
          <w:p w14:paraId="51CF8D0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3FBC23D3" w14:textId="77777777" w:rsidTr="006A19A4">
        <w:trPr>
          <w:trHeight w:val="300"/>
        </w:trPr>
        <w:tc>
          <w:tcPr>
            <w:tcW w:w="718" w:type="pct"/>
            <w:noWrap/>
            <w:hideMark/>
          </w:tcPr>
          <w:p w14:paraId="342527F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Maine</w:t>
            </w:r>
          </w:p>
        </w:tc>
        <w:tc>
          <w:tcPr>
            <w:tcW w:w="1164" w:type="pct"/>
            <w:noWrap/>
            <w:hideMark/>
          </w:tcPr>
          <w:p w14:paraId="107C0BC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2/14/2022</w:t>
            </w:r>
          </w:p>
        </w:tc>
        <w:tc>
          <w:tcPr>
            <w:tcW w:w="1883" w:type="pct"/>
            <w:noWrap/>
            <w:hideMark/>
          </w:tcPr>
          <w:p w14:paraId="01DB7B6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Kentucky, United States of America</w:t>
            </w:r>
          </w:p>
        </w:tc>
        <w:tc>
          <w:tcPr>
            <w:tcW w:w="1235" w:type="pct"/>
            <w:noWrap/>
            <w:hideMark/>
          </w:tcPr>
          <w:p w14:paraId="5C18D54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657F9537" w14:textId="77777777" w:rsidTr="006A19A4">
        <w:trPr>
          <w:trHeight w:val="300"/>
        </w:trPr>
        <w:tc>
          <w:tcPr>
            <w:tcW w:w="718" w:type="pct"/>
            <w:noWrap/>
            <w:hideMark/>
          </w:tcPr>
          <w:p w14:paraId="2FB7244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Maine</w:t>
            </w:r>
          </w:p>
        </w:tc>
        <w:tc>
          <w:tcPr>
            <w:tcW w:w="1164" w:type="pct"/>
            <w:noWrap/>
            <w:hideMark/>
          </w:tcPr>
          <w:p w14:paraId="1FF699D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2/14/2022</w:t>
            </w:r>
          </w:p>
        </w:tc>
        <w:tc>
          <w:tcPr>
            <w:tcW w:w="1883" w:type="pct"/>
            <w:noWrap/>
            <w:hideMark/>
          </w:tcPr>
          <w:p w14:paraId="5278D13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Lisboa, Portugal</w:t>
            </w:r>
          </w:p>
        </w:tc>
        <w:tc>
          <w:tcPr>
            <w:tcW w:w="1235" w:type="pct"/>
            <w:noWrap/>
            <w:hideMark/>
          </w:tcPr>
          <w:p w14:paraId="7FFE9AA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79845D41" w14:textId="77777777" w:rsidTr="006A19A4">
        <w:trPr>
          <w:trHeight w:val="300"/>
        </w:trPr>
        <w:tc>
          <w:tcPr>
            <w:tcW w:w="718" w:type="pct"/>
            <w:noWrap/>
            <w:hideMark/>
          </w:tcPr>
          <w:p w14:paraId="6A8C40C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Maine</w:t>
            </w:r>
          </w:p>
        </w:tc>
        <w:tc>
          <w:tcPr>
            <w:tcW w:w="1164" w:type="pct"/>
            <w:noWrap/>
            <w:hideMark/>
          </w:tcPr>
          <w:p w14:paraId="219D544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2/14/2022</w:t>
            </w:r>
          </w:p>
        </w:tc>
        <w:tc>
          <w:tcPr>
            <w:tcW w:w="1883" w:type="pct"/>
            <w:noWrap/>
            <w:hideMark/>
          </w:tcPr>
          <w:p w14:paraId="2BB60C2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Maryland, United States of America</w:t>
            </w:r>
          </w:p>
        </w:tc>
        <w:tc>
          <w:tcPr>
            <w:tcW w:w="1235" w:type="pct"/>
            <w:noWrap/>
            <w:hideMark/>
          </w:tcPr>
          <w:p w14:paraId="01FD9D3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17ABEC23" w14:textId="77777777" w:rsidTr="006A19A4">
        <w:trPr>
          <w:trHeight w:val="300"/>
        </w:trPr>
        <w:tc>
          <w:tcPr>
            <w:tcW w:w="718" w:type="pct"/>
            <w:noWrap/>
            <w:hideMark/>
          </w:tcPr>
          <w:p w14:paraId="65FA7B8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Maine</w:t>
            </w:r>
          </w:p>
        </w:tc>
        <w:tc>
          <w:tcPr>
            <w:tcW w:w="1164" w:type="pct"/>
            <w:noWrap/>
            <w:hideMark/>
          </w:tcPr>
          <w:p w14:paraId="5560DC3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2/14/2022</w:t>
            </w:r>
          </w:p>
        </w:tc>
        <w:tc>
          <w:tcPr>
            <w:tcW w:w="1883" w:type="pct"/>
            <w:noWrap/>
            <w:hideMark/>
          </w:tcPr>
          <w:p w14:paraId="7FEC96A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Brunswick, Canada</w:t>
            </w:r>
          </w:p>
        </w:tc>
        <w:tc>
          <w:tcPr>
            <w:tcW w:w="1235" w:type="pct"/>
            <w:noWrap/>
            <w:hideMark/>
          </w:tcPr>
          <w:p w14:paraId="325C3D6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w:t>
            </w:r>
          </w:p>
        </w:tc>
      </w:tr>
      <w:tr w:rsidR="006A19A4" w:rsidRPr="006A19A4" w14:paraId="1BBE6194" w14:textId="77777777" w:rsidTr="006A19A4">
        <w:trPr>
          <w:trHeight w:val="300"/>
        </w:trPr>
        <w:tc>
          <w:tcPr>
            <w:tcW w:w="718" w:type="pct"/>
            <w:noWrap/>
            <w:hideMark/>
          </w:tcPr>
          <w:p w14:paraId="398EC72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Maine</w:t>
            </w:r>
          </w:p>
        </w:tc>
        <w:tc>
          <w:tcPr>
            <w:tcW w:w="1164" w:type="pct"/>
            <w:noWrap/>
            <w:hideMark/>
          </w:tcPr>
          <w:p w14:paraId="357A946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2/14/2022</w:t>
            </w:r>
          </w:p>
        </w:tc>
        <w:tc>
          <w:tcPr>
            <w:tcW w:w="1883" w:type="pct"/>
            <w:noWrap/>
            <w:hideMark/>
          </w:tcPr>
          <w:p w14:paraId="3A9C3BF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Hampshire, United States of America</w:t>
            </w:r>
          </w:p>
        </w:tc>
        <w:tc>
          <w:tcPr>
            <w:tcW w:w="1235" w:type="pct"/>
            <w:noWrap/>
            <w:hideMark/>
          </w:tcPr>
          <w:p w14:paraId="16B43E1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0B8748B3" w14:textId="77777777" w:rsidTr="006A19A4">
        <w:trPr>
          <w:trHeight w:val="300"/>
        </w:trPr>
        <w:tc>
          <w:tcPr>
            <w:tcW w:w="718" w:type="pct"/>
            <w:noWrap/>
            <w:hideMark/>
          </w:tcPr>
          <w:p w14:paraId="71B23C3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Maine</w:t>
            </w:r>
          </w:p>
        </w:tc>
        <w:tc>
          <w:tcPr>
            <w:tcW w:w="1164" w:type="pct"/>
            <w:noWrap/>
            <w:hideMark/>
          </w:tcPr>
          <w:p w14:paraId="5DBCCE7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2/14/2022</w:t>
            </w:r>
          </w:p>
        </w:tc>
        <w:tc>
          <w:tcPr>
            <w:tcW w:w="1883" w:type="pct"/>
            <w:noWrap/>
            <w:hideMark/>
          </w:tcPr>
          <w:p w14:paraId="2F4985F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 United States of America</w:t>
            </w:r>
          </w:p>
        </w:tc>
        <w:tc>
          <w:tcPr>
            <w:tcW w:w="1235" w:type="pct"/>
            <w:noWrap/>
            <w:hideMark/>
          </w:tcPr>
          <w:p w14:paraId="32A553A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5ACA80B3" w14:textId="77777777" w:rsidTr="006A19A4">
        <w:trPr>
          <w:trHeight w:val="300"/>
        </w:trPr>
        <w:tc>
          <w:tcPr>
            <w:tcW w:w="718" w:type="pct"/>
            <w:noWrap/>
            <w:hideMark/>
          </w:tcPr>
          <w:p w14:paraId="5FFCA76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Maine</w:t>
            </w:r>
          </w:p>
        </w:tc>
        <w:tc>
          <w:tcPr>
            <w:tcW w:w="1164" w:type="pct"/>
            <w:noWrap/>
            <w:hideMark/>
          </w:tcPr>
          <w:p w14:paraId="7AAE48D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2/14/2022</w:t>
            </w:r>
          </w:p>
        </w:tc>
        <w:tc>
          <w:tcPr>
            <w:tcW w:w="1883" w:type="pct"/>
            <w:noWrap/>
            <w:hideMark/>
          </w:tcPr>
          <w:p w14:paraId="0B2C818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Newfoundland and Labrador, Canada</w:t>
            </w:r>
          </w:p>
        </w:tc>
        <w:tc>
          <w:tcPr>
            <w:tcW w:w="1235" w:type="pct"/>
            <w:noWrap/>
            <w:hideMark/>
          </w:tcPr>
          <w:p w14:paraId="4572A90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54FFC0CF" w14:textId="77777777" w:rsidTr="006A19A4">
        <w:trPr>
          <w:trHeight w:val="300"/>
        </w:trPr>
        <w:tc>
          <w:tcPr>
            <w:tcW w:w="718" w:type="pct"/>
            <w:noWrap/>
            <w:hideMark/>
          </w:tcPr>
          <w:p w14:paraId="25B83E1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Maine</w:t>
            </w:r>
          </w:p>
        </w:tc>
        <w:tc>
          <w:tcPr>
            <w:tcW w:w="1164" w:type="pct"/>
            <w:noWrap/>
            <w:hideMark/>
          </w:tcPr>
          <w:p w14:paraId="2833349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2/14/2022</w:t>
            </w:r>
          </w:p>
        </w:tc>
        <w:tc>
          <w:tcPr>
            <w:tcW w:w="1883" w:type="pct"/>
            <w:noWrap/>
            <w:hideMark/>
          </w:tcPr>
          <w:p w14:paraId="4F74D00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Carolina, United States of America</w:t>
            </w:r>
          </w:p>
        </w:tc>
        <w:tc>
          <w:tcPr>
            <w:tcW w:w="1235" w:type="pct"/>
            <w:noWrap/>
            <w:hideMark/>
          </w:tcPr>
          <w:p w14:paraId="4F5D9A9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1B7A2C50" w14:textId="77777777" w:rsidTr="006A19A4">
        <w:trPr>
          <w:trHeight w:val="300"/>
        </w:trPr>
        <w:tc>
          <w:tcPr>
            <w:tcW w:w="718" w:type="pct"/>
            <w:noWrap/>
            <w:hideMark/>
          </w:tcPr>
          <w:p w14:paraId="7294A30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Maine</w:t>
            </w:r>
          </w:p>
        </w:tc>
        <w:tc>
          <w:tcPr>
            <w:tcW w:w="1164" w:type="pct"/>
            <w:noWrap/>
            <w:hideMark/>
          </w:tcPr>
          <w:p w14:paraId="4B3E6D7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2/14/2022</w:t>
            </w:r>
          </w:p>
        </w:tc>
        <w:tc>
          <w:tcPr>
            <w:tcW w:w="1883" w:type="pct"/>
            <w:noWrap/>
            <w:hideMark/>
          </w:tcPr>
          <w:p w14:paraId="34F9BA0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Nova Scotia, Canada</w:t>
            </w:r>
          </w:p>
        </w:tc>
        <w:tc>
          <w:tcPr>
            <w:tcW w:w="1235" w:type="pct"/>
            <w:noWrap/>
            <w:hideMark/>
          </w:tcPr>
          <w:p w14:paraId="6B61A16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39</w:t>
            </w:r>
          </w:p>
        </w:tc>
      </w:tr>
      <w:tr w:rsidR="006A19A4" w:rsidRPr="006A19A4" w14:paraId="743DC632" w14:textId="77777777" w:rsidTr="006A19A4">
        <w:trPr>
          <w:trHeight w:val="300"/>
        </w:trPr>
        <w:tc>
          <w:tcPr>
            <w:tcW w:w="718" w:type="pct"/>
            <w:noWrap/>
            <w:hideMark/>
          </w:tcPr>
          <w:p w14:paraId="3902B39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Maine</w:t>
            </w:r>
          </w:p>
        </w:tc>
        <w:tc>
          <w:tcPr>
            <w:tcW w:w="1164" w:type="pct"/>
            <w:noWrap/>
            <w:hideMark/>
          </w:tcPr>
          <w:p w14:paraId="37B02FA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2/14/2022</w:t>
            </w:r>
          </w:p>
        </w:tc>
        <w:tc>
          <w:tcPr>
            <w:tcW w:w="1883" w:type="pct"/>
            <w:noWrap/>
            <w:hideMark/>
          </w:tcPr>
          <w:p w14:paraId="7D20C8F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Prince Edward Island, Canada</w:t>
            </w:r>
          </w:p>
        </w:tc>
        <w:tc>
          <w:tcPr>
            <w:tcW w:w="1235" w:type="pct"/>
            <w:noWrap/>
            <w:hideMark/>
          </w:tcPr>
          <w:p w14:paraId="6DC9DD5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15</w:t>
            </w:r>
          </w:p>
        </w:tc>
      </w:tr>
      <w:tr w:rsidR="006A19A4" w:rsidRPr="006A19A4" w14:paraId="6D748251" w14:textId="77777777" w:rsidTr="006A19A4">
        <w:trPr>
          <w:trHeight w:val="300"/>
        </w:trPr>
        <w:tc>
          <w:tcPr>
            <w:tcW w:w="718" w:type="pct"/>
            <w:noWrap/>
            <w:hideMark/>
          </w:tcPr>
          <w:p w14:paraId="00E959C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Maine</w:t>
            </w:r>
          </w:p>
        </w:tc>
        <w:tc>
          <w:tcPr>
            <w:tcW w:w="1164" w:type="pct"/>
            <w:noWrap/>
            <w:hideMark/>
          </w:tcPr>
          <w:p w14:paraId="132643F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2/14/2022</w:t>
            </w:r>
          </w:p>
        </w:tc>
        <w:tc>
          <w:tcPr>
            <w:tcW w:w="1883" w:type="pct"/>
            <w:noWrap/>
            <w:hideMark/>
          </w:tcPr>
          <w:p w14:paraId="3E0A53A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Setúbal, Portugal</w:t>
            </w:r>
          </w:p>
        </w:tc>
        <w:tc>
          <w:tcPr>
            <w:tcW w:w="1235" w:type="pct"/>
            <w:noWrap/>
            <w:hideMark/>
          </w:tcPr>
          <w:p w14:paraId="2D388C8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64D987D5" w14:textId="77777777" w:rsidTr="006A19A4">
        <w:trPr>
          <w:trHeight w:val="300"/>
        </w:trPr>
        <w:tc>
          <w:tcPr>
            <w:tcW w:w="718" w:type="pct"/>
            <w:noWrap/>
            <w:hideMark/>
          </w:tcPr>
          <w:p w14:paraId="29B844C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Maine</w:t>
            </w:r>
          </w:p>
        </w:tc>
        <w:tc>
          <w:tcPr>
            <w:tcW w:w="1164" w:type="pct"/>
            <w:noWrap/>
            <w:hideMark/>
          </w:tcPr>
          <w:p w14:paraId="1D32662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2/14/2022</w:t>
            </w:r>
          </w:p>
        </w:tc>
        <w:tc>
          <w:tcPr>
            <w:tcW w:w="1883" w:type="pct"/>
            <w:noWrap/>
            <w:hideMark/>
          </w:tcPr>
          <w:p w14:paraId="3186797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Virginia, United States of America</w:t>
            </w:r>
          </w:p>
        </w:tc>
        <w:tc>
          <w:tcPr>
            <w:tcW w:w="1235" w:type="pct"/>
            <w:noWrap/>
            <w:hideMark/>
          </w:tcPr>
          <w:p w14:paraId="0EEE3E5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33B65C40" w14:textId="77777777" w:rsidTr="006A19A4">
        <w:trPr>
          <w:trHeight w:val="300"/>
        </w:trPr>
        <w:tc>
          <w:tcPr>
            <w:tcW w:w="718" w:type="pct"/>
            <w:noWrap/>
            <w:hideMark/>
          </w:tcPr>
          <w:p w14:paraId="083CF17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Connecticut</w:t>
            </w:r>
          </w:p>
        </w:tc>
        <w:tc>
          <w:tcPr>
            <w:tcW w:w="1164" w:type="pct"/>
            <w:noWrap/>
            <w:hideMark/>
          </w:tcPr>
          <w:p w14:paraId="25090C9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2/16/2022</w:t>
            </w:r>
          </w:p>
        </w:tc>
        <w:tc>
          <w:tcPr>
            <w:tcW w:w="1883" w:type="pct"/>
            <w:noWrap/>
            <w:hideMark/>
          </w:tcPr>
          <w:p w14:paraId="6735084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British Columbia, Canada</w:t>
            </w:r>
          </w:p>
        </w:tc>
        <w:tc>
          <w:tcPr>
            <w:tcW w:w="1235" w:type="pct"/>
            <w:noWrap/>
            <w:hideMark/>
          </w:tcPr>
          <w:p w14:paraId="788C26B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783D8E66" w14:textId="77777777" w:rsidTr="006A19A4">
        <w:trPr>
          <w:trHeight w:val="300"/>
        </w:trPr>
        <w:tc>
          <w:tcPr>
            <w:tcW w:w="718" w:type="pct"/>
            <w:noWrap/>
            <w:hideMark/>
          </w:tcPr>
          <w:p w14:paraId="75FDE36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Connecticut</w:t>
            </w:r>
          </w:p>
        </w:tc>
        <w:tc>
          <w:tcPr>
            <w:tcW w:w="1164" w:type="pct"/>
            <w:noWrap/>
            <w:hideMark/>
          </w:tcPr>
          <w:p w14:paraId="2809022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2/16/2022</w:t>
            </w:r>
          </w:p>
        </w:tc>
        <w:tc>
          <w:tcPr>
            <w:tcW w:w="1883" w:type="pct"/>
            <w:noWrap/>
            <w:hideMark/>
          </w:tcPr>
          <w:p w14:paraId="7CA4DDE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 United States of America</w:t>
            </w:r>
          </w:p>
        </w:tc>
        <w:tc>
          <w:tcPr>
            <w:tcW w:w="1235" w:type="pct"/>
            <w:noWrap/>
            <w:hideMark/>
          </w:tcPr>
          <w:p w14:paraId="5BE195D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5682D2AA" w14:textId="77777777" w:rsidTr="006A19A4">
        <w:trPr>
          <w:trHeight w:val="300"/>
        </w:trPr>
        <w:tc>
          <w:tcPr>
            <w:tcW w:w="718" w:type="pct"/>
            <w:noWrap/>
            <w:hideMark/>
          </w:tcPr>
          <w:p w14:paraId="6C8CDB9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Connecticut</w:t>
            </w:r>
          </w:p>
        </w:tc>
        <w:tc>
          <w:tcPr>
            <w:tcW w:w="1164" w:type="pct"/>
            <w:noWrap/>
            <w:hideMark/>
          </w:tcPr>
          <w:p w14:paraId="72D0DF2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2/16/2022</w:t>
            </w:r>
          </w:p>
        </w:tc>
        <w:tc>
          <w:tcPr>
            <w:tcW w:w="1883" w:type="pct"/>
            <w:noWrap/>
            <w:hideMark/>
          </w:tcPr>
          <w:p w14:paraId="520D0CD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Indiana, United States of America</w:t>
            </w:r>
          </w:p>
        </w:tc>
        <w:tc>
          <w:tcPr>
            <w:tcW w:w="1235" w:type="pct"/>
            <w:noWrap/>
            <w:hideMark/>
          </w:tcPr>
          <w:p w14:paraId="59B381A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28989D48" w14:textId="77777777" w:rsidTr="006A19A4">
        <w:trPr>
          <w:trHeight w:val="300"/>
        </w:trPr>
        <w:tc>
          <w:tcPr>
            <w:tcW w:w="718" w:type="pct"/>
            <w:noWrap/>
            <w:hideMark/>
          </w:tcPr>
          <w:p w14:paraId="73D8B78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Connecticut</w:t>
            </w:r>
          </w:p>
        </w:tc>
        <w:tc>
          <w:tcPr>
            <w:tcW w:w="1164" w:type="pct"/>
            <w:noWrap/>
            <w:hideMark/>
          </w:tcPr>
          <w:p w14:paraId="5C055B8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2/16/2022</w:t>
            </w:r>
          </w:p>
        </w:tc>
        <w:tc>
          <w:tcPr>
            <w:tcW w:w="1883" w:type="pct"/>
            <w:noWrap/>
            <w:hideMark/>
          </w:tcPr>
          <w:p w14:paraId="54945D2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Kentucky, United States of America</w:t>
            </w:r>
          </w:p>
        </w:tc>
        <w:tc>
          <w:tcPr>
            <w:tcW w:w="1235" w:type="pct"/>
            <w:noWrap/>
            <w:hideMark/>
          </w:tcPr>
          <w:p w14:paraId="5AC73DB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604DF52C" w14:textId="77777777" w:rsidTr="006A19A4">
        <w:trPr>
          <w:trHeight w:val="300"/>
        </w:trPr>
        <w:tc>
          <w:tcPr>
            <w:tcW w:w="718" w:type="pct"/>
            <w:noWrap/>
            <w:hideMark/>
          </w:tcPr>
          <w:p w14:paraId="01D6A54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Connecticut</w:t>
            </w:r>
          </w:p>
        </w:tc>
        <w:tc>
          <w:tcPr>
            <w:tcW w:w="1164" w:type="pct"/>
            <w:noWrap/>
            <w:hideMark/>
          </w:tcPr>
          <w:p w14:paraId="228F71A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2/16/2022</w:t>
            </w:r>
          </w:p>
        </w:tc>
        <w:tc>
          <w:tcPr>
            <w:tcW w:w="1883" w:type="pct"/>
            <w:noWrap/>
            <w:hideMark/>
          </w:tcPr>
          <w:p w14:paraId="7407095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Maryland, United States of America</w:t>
            </w:r>
          </w:p>
        </w:tc>
        <w:tc>
          <w:tcPr>
            <w:tcW w:w="1235" w:type="pct"/>
            <w:noWrap/>
            <w:hideMark/>
          </w:tcPr>
          <w:p w14:paraId="4CFEA6B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2C505FA4" w14:textId="77777777" w:rsidTr="006A19A4">
        <w:trPr>
          <w:trHeight w:val="300"/>
        </w:trPr>
        <w:tc>
          <w:tcPr>
            <w:tcW w:w="718" w:type="pct"/>
            <w:noWrap/>
            <w:hideMark/>
          </w:tcPr>
          <w:p w14:paraId="29C3722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Connecticut</w:t>
            </w:r>
          </w:p>
        </w:tc>
        <w:tc>
          <w:tcPr>
            <w:tcW w:w="1164" w:type="pct"/>
            <w:noWrap/>
            <w:hideMark/>
          </w:tcPr>
          <w:p w14:paraId="49FEFB7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2/16/2022</w:t>
            </w:r>
          </w:p>
        </w:tc>
        <w:tc>
          <w:tcPr>
            <w:tcW w:w="1883" w:type="pct"/>
            <w:noWrap/>
            <w:hideMark/>
          </w:tcPr>
          <w:p w14:paraId="5602C28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Brunswick, Canada</w:t>
            </w:r>
          </w:p>
        </w:tc>
        <w:tc>
          <w:tcPr>
            <w:tcW w:w="1235" w:type="pct"/>
            <w:noWrap/>
            <w:hideMark/>
          </w:tcPr>
          <w:p w14:paraId="42ED7FE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18</w:t>
            </w:r>
          </w:p>
        </w:tc>
      </w:tr>
      <w:tr w:rsidR="006A19A4" w:rsidRPr="006A19A4" w14:paraId="64517D6C" w14:textId="77777777" w:rsidTr="006A19A4">
        <w:trPr>
          <w:trHeight w:val="300"/>
        </w:trPr>
        <w:tc>
          <w:tcPr>
            <w:tcW w:w="718" w:type="pct"/>
            <w:noWrap/>
            <w:hideMark/>
          </w:tcPr>
          <w:p w14:paraId="2271DC3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Connecticut</w:t>
            </w:r>
          </w:p>
        </w:tc>
        <w:tc>
          <w:tcPr>
            <w:tcW w:w="1164" w:type="pct"/>
            <w:noWrap/>
            <w:hideMark/>
          </w:tcPr>
          <w:p w14:paraId="0518ED7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2/16/2022</w:t>
            </w:r>
          </w:p>
        </w:tc>
        <w:tc>
          <w:tcPr>
            <w:tcW w:w="1883" w:type="pct"/>
            <w:noWrap/>
            <w:hideMark/>
          </w:tcPr>
          <w:p w14:paraId="285AA16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Hampshire, United States of America</w:t>
            </w:r>
          </w:p>
        </w:tc>
        <w:tc>
          <w:tcPr>
            <w:tcW w:w="1235" w:type="pct"/>
            <w:noWrap/>
            <w:hideMark/>
          </w:tcPr>
          <w:p w14:paraId="37EEEEF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4C8D584D" w14:textId="77777777" w:rsidTr="006A19A4">
        <w:trPr>
          <w:trHeight w:val="300"/>
        </w:trPr>
        <w:tc>
          <w:tcPr>
            <w:tcW w:w="718" w:type="pct"/>
            <w:noWrap/>
            <w:hideMark/>
          </w:tcPr>
          <w:p w14:paraId="25458B5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Connecticut</w:t>
            </w:r>
          </w:p>
        </w:tc>
        <w:tc>
          <w:tcPr>
            <w:tcW w:w="1164" w:type="pct"/>
            <w:noWrap/>
            <w:hideMark/>
          </w:tcPr>
          <w:p w14:paraId="77FEC8F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2/16/2022</w:t>
            </w:r>
          </w:p>
        </w:tc>
        <w:tc>
          <w:tcPr>
            <w:tcW w:w="1883" w:type="pct"/>
            <w:noWrap/>
            <w:hideMark/>
          </w:tcPr>
          <w:p w14:paraId="047189F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 United States of America</w:t>
            </w:r>
          </w:p>
        </w:tc>
        <w:tc>
          <w:tcPr>
            <w:tcW w:w="1235" w:type="pct"/>
            <w:noWrap/>
            <w:hideMark/>
          </w:tcPr>
          <w:p w14:paraId="12C5E27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7754FC79" w14:textId="77777777" w:rsidTr="006A19A4">
        <w:trPr>
          <w:trHeight w:val="300"/>
        </w:trPr>
        <w:tc>
          <w:tcPr>
            <w:tcW w:w="718" w:type="pct"/>
            <w:noWrap/>
            <w:hideMark/>
          </w:tcPr>
          <w:p w14:paraId="65816BD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Connecticut</w:t>
            </w:r>
          </w:p>
        </w:tc>
        <w:tc>
          <w:tcPr>
            <w:tcW w:w="1164" w:type="pct"/>
            <w:noWrap/>
            <w:hideMark/>
          </w:tcPr>
          <w:p w14:paraId="3113308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2/16/2022</w:t>
            </w:r>
          </w:p>
        </w:tc>
        <w:tc>
          <w:tcPr>
            <w:tcW w:w="1883" w:type="pct"/>
            <w:noWrap/>
            <w:hideMark/>
          </w:tcPr>
          <w:p w14:paraId="483AB7C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Newfoundland and Labrador, Canada</w:t>
            </w:r>
          </w:p>
        </w:tc>
        <w:tc>
          <w:tcPr>
            <w:tcW w:w="1235" w:type="pct"/>
            <w:noWrap/>
            <w:hideMark/>
          </w:tcPr>
          <w:p w14:paraId="0FA9920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247896FA" w14:textId="77777777" w:rsidTr="006A19A4">
        <w:trPr>
          <w:trHeight w:val="300"/>
        </w:trPr>
        <w:tc>
          <w:tcPr>
            <w:tcW w:w="718" w:type="pct"/>
            <w:noWrap/>
            <w:hideMark/>
          </w:tcPr>
          <w:p w14:paraId="1266A28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Connecticut</w:t>
            </w:r>
          </w:p>
        </w:tc>
        <w:tc>
          <w:tcPr>
            <w:tcW w:w="1164" w:type="pct"/>
            <w:noWrap/>
            <w:hideMark/>
          </w:tcPr>
          <w:p w14:paraId="0676A09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2/16/2022</w:t>
            </w:r>
          </w:p>
        </w:tc>
        <w:tc>
          <w:tcPr>
            <w:tcW w:w="1883" w:type="pct"/>
            <w:noWrap/>
            <w:hideMark/>
          </w:tcPr>
          <w:p w14:paraId="0FFC730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Carolina, United States of America</w:t>
            </w:r>
          </w:p>
        </w:tc>
        <w:tc>
          <w:tcPr>
            <w:tcW w:w="1235" w:type="pct"/>
            <w:noWrap/>
            <w:hideMark/>
          </w:tcPr>
          <w:p w14:paraId="62D51AF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2717E902" w14:textId="77777777" w:rsidTr="006A19A4">
        <w:trPr>
          <w:trHeight w:val="300"/>
        </w:trPr>
        <w:tc>
          <w:tcPr>
            <w:tcW w:w="718" w:type="pct"/>
            <w:noWrap/>
            <w:hideMark/>
          </w:tcPr>
          <w:p w14:paraId="4144CA7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Connecticut</w:t>
            </w:r>
          </w:p>
        </w:tc>
        <w:tc>
          <w:tcPr>
            <w:tcW w:w="1164" w:type="pct"/>
            <w:noWrap/>
            <w:hideMark/>
          </w:tcPr>
          <w:p w14:paraId="0718025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2/16/2022</w:t>
            </w:r>
          </w:p>
        </w:tc>
        <w:tc>
          <w:tcPr>
            <w:tcW w:w="1883" w:type="pct"/>
            <w:noWrap/>
            <w:hideMark/>
          </w:tcPr>
          <w:p w14:paraId="3F1D6AB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Nova Scotia, Canada</w:t>
            </w:r>
          </w:p>
        </w:tc>
        <w:tc>
          <w:tcPr>
            <w:tcW w:w="1235" w:type="pct"/>
            <w:noWrap/>
            <w:hideMark/>
          </w:tcPr>
          <w:p w14:paraId="6692C18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39</w:t>
            </w:r>
          </w:p>
        </w:tc>
      </w:tr>
      <w:tr w:rsidR="006A19A4" w:rsidRPr="006A19A4" w14:paraId="1059DA93" w14:textId="77777777" w:rsidTr="006A19A4">
        <w:trPr>
          <w:trHeight w:val="300"/>
        </w:trPr>
        <w:tc>
          <w:tcPr>
            <w:tcW w:w="718" w:type="pct"/>
            <w:noWrap/>
            <w:hideMark/>
          </w:tcPr>
          <w:p w14:paraId="5B52C0B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Connecticut</w:t>
            </w:r>
          </w:p>
        </w:tc>
        <w:tc>
          <w:tcPr>
            <w:tcW w:w="1164" w:type="pct"/>
            <w:noWrap/>
            <w:hideMark/>
          </w:tcPr>
          <w:p w14:paraId="10B77E1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2/16/2022</w:t>
            </w:r>
          </w:p>
        </w:tc>
        <w:tc>
          <w:tcPr>
            <w:tcW w:w="1883" w:type="pct"/>
            <w:noWrap/>
            <w:hideMark/>
          </w:tcPr>
          <w:p w14:paraId="6A6D749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Prince Edward Island, Canada</w:t>
            </w:r>
          </w:p>
        </w:tc>
        <w:tc>
          <w:tcPr>
            <w:tcW w:w="1235" w:type="pct"/>
            <w:noWrap/>
            <w:hideMark/>
          </w:tcPr>
          <w:p w14:paraId="041E100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15</w:t>
            </w:r>
          </w:p>
        </w:tc>
      </w:tr>
      <w:tr w:rsidR="006A19A4" w:rsidRPr="006A19A4" w14:paraId="53E8E169" w14:textId="77777777" w:rsidTr="006A19A4">
        <w:trPr>
          <w:trHeight w:val="300"/>
        </w:trPr>
        <w:tc>
          <w:tcPr>
            <w:tcW w:w="718" w:type="pct"/>
            <w:noWrap/>
            <w:hideMark/>
          </w:tcPr>
          <w:p w14:paraId="622300C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Connecticut</w:t>
            </w:r>
          </w:p>
        </w:tc>
        <w:tc>
          <w:tcPr>
            <w:tcW w:w="1164" w:type="pct"/>
            <w:noWrap/>
            <w:hideMark/>
          </w:tcPr>
          <w:p w14:paraId="73E2E30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2/16/2022</w:t>
            </w:r>
          </w:p>
        </w:tc>
        <w:tc>
          <w:tcPr>
            <w:tcW w:w="1883" w:type="pct"/>
            <w:noWrap/>
            <w:hideMark/>
          </w:tcPr>
          <w:p w14:paraId="622BAD7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Virginia, United States of America</w:t>
            </w:r>
          </w:p>
        </w:tc>
        <w:tc>
          <w:tcPr>
            <w:tcW w:w="1235" w:type="pct"/>
            <w:noWrap/>
            <w:hideMark/>
          </w:tcPr>
          <w:p w14:paraId="40A9FA0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02B3CD28" w14:textId="77777777" w:rsidTr="006A19A4">
        <w:trPr>
          <w:trHeight w:val="300"/>
        </w:trPr>
        <w:tc>
          <w:tcPr>
            <w:tcW w:w="718" w:type="pct"/>
            <w:noWrap/>
            <w:hideMark/>
          </w:tcPr>
          <w:p w14:paraId="281C6C5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Florida</w:t>
            </w:r>
          </w:p>
        </w:tc>
        <w:tc>
          <w:tcPr>
            <w:tcW w:w="1164" w:type="pct"/>
            <w:noWrap/>
            <w:hideMark/>
          </w:tcPr>
          <w:p w14:paraId="6573F38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2/17/2022</w:t>
            </w:r>
          </w:p>
        </w:tc>
        <w:tc>
          <w:tcPr>
            <w:tcW w:w="1883" w:type="pct"/>
            <w:noWrap/>
            <w:hideMark/>
          </w:tcPr>
          <w:p w14:paraId="2C518FC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British Columbia, Canada</w:t>
            </w:r>
          </w:p>
        </w:tc>
        <w:tc>
          <w:tcPr>
            <w:tcW w:w="1235" w:type="pct"/>
            <w:noWrap/>
            <w:hideMark/>
          </w:tcPr>
          <w:p w14:paraId="50059F0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15B16ED9" w14:textId="77777777" w:rsidTr="006A19A4">
        <w:trPr>
          <w:trHeight w:val="300"/>
        </w:trPr>
        <w:tc>
          <w:tcPr>
            <w:tcW w:w="718" w:type="pct"/>
            <w:noWrap/>
            <w:hideMark/>
          </w:tcPr>
          <w:p w14:paraId="46D22EA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Iowa</w:t>
            </w:r>
          </w:p>
        </w:tc>
        <w:tc>
          <w:tcPr>
            <w:tcW w:w="1164" w:type="pct"/>
            <w:noWrap/>
            <w:hideMark/>
          </w:tcPr>
          <w:p w14:paraId="0855971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2/17/2022</w:t>
            </w:r>
          </w:p>
        </w:tc>
        <w:tc>
          <w:tcPr>
            <w:tcW w:w="1883" w:type="pct"/>
            <w:noWrap/>
            <w:hideMark/>
          </w:tcPr>
          <w:p w14:paraId="5691271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British Columbia, Canada</w:t>
            </w:r>
          </w:p>
        </w:tc>
        <w:tc>
          <w:tcPr>
            <w:tcW w:w="1235" w:type="pct"/>
            <w:noWrap/>
            <w:hideMark/>
          </w:tcPr>
          <w:p w14:paraId="199574E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79BB0756" w14:textId="77777777" w:rsidTr="006A19A4">
        <w:trPr>
          <w:trHeight w:val="300"/>
        </w:trPr>
        <w:tc>
          <w:tcPr>
            <w:tcW w:w="718" w:type="pct"/>
            <w:noWrap/>
            <w:hideMark/>
          </w:tcPr>
          <w:p w14:paraId="52F63A8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Florida</w:t>
            </w:r>
          </w:p>
        </w:tc>
        <w:tc>
          <w:tcPr>
            <w:tcW w:w="1164" w:type="pct"/>
            <w:noWrap/>
            <w:hideMark/>
          </w:tcPr>
          <w:p w14:paraId="4B2FE94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2/17/2022</w:t>
            </w:r>
          </w:p>
        </w:tc>
        <w:tc>
          <w:tcPr>
            <w:tcW w:w="1883" w:type="pct"/>
            <w:noWrap/>
            <w:hideMark/>
          </w:tcPr>
          <w:p w14:paraId="0815A81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 United States of America</w:t>
            </w:r>
          </w:p>
        </w:tc>
        <w:tc>
          <w:tcPr>
            <w:tcW w:w="1235" w:type="pct"/>
            <w:noWrap/>
            <w:hideMark/>
          </w:tcPr>
          <w:p w14:paraId="41DDEC3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03B65AF3" w14:textId="77777777" w:rsidTr="006A19A4">
        <w:trPr>
          <w:trHeight w:val="300"/>
        </w:trPr>
        <w:tc>
          <w:tcPr>
            <w:tcW w:w="718" w:type="pct"/>
            <w:noWrap/>
            <w:hideMark/>
          </w:tcPr>
          <w:p w14:paraId="171571E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Iowa</w:t>
            </w:r>
          </w:p>
        </w:tc>
        <w:tc>
          <w:tcPr>
            <w:tcW w:w="1164" w:type="pct"/>
            <w:noWrap/>
            <w:hideMark/>
          </w:tcPr>
          <w:p w14:paraId="2CBF173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2/17/2022</w:t>
            </w:r>
          </w:p>
        </w:tc>
        <w:tc>
          <w:tcPr>
            <w:tcW w:w="1883" w:type="pct"/>
            <w:noWrap/>
            <w:hideMark/>
          </w:tcPr>
          <w:p w14:paraId="39EA553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 United States of America</w:t>
            </w:r>
          </w:p>
        </w:tc>
        <w:tc>
          <w:tcPr>
            <w:tcW w:w="1235" w:type="pct"/>
            <w:noWrap/>
            <w:hideMark/>
          </w:tcPr>
          <w:p w14:paraId="6DD4470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3AAF249E" w14:textId="77777777" w:rsidTr="006A19A4">
        <w:trPr>
          <w:trHeight w:val="300"/>
        </w:trPr>
        <w:tc>
          <w:tcPr>
            <w:tcW w:w="718" w:type="pct"/>
            <w:noWrap/>
            <w:hideMark/>
          </w:tcPr>
          <w:p w14:paraId="05CBC9C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Florida</w:t>
            </w:r>
          </w:p>
        </w:tc>
        <w:tc>
          <w:tcPr>
            <w:tcW w:w="1164" w:type="pct"/>
            <w:noWrap/>
            <w:hideMark/>
          </w:tcPr>
          <w:p w14:paraId="7607FB2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2/17/2022</w:t>
            </w:r>
          </w:p>
        </w:tc>
        <w:tc>
          <w:tcPr>
            <w:tcW w:w="1883" w:type="pct"/>
            <w:noWrap/>
            <w:hideMark/>
          </w:tcPr>
          <w:p w14:paraId="2B3A112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Indiana, United States of America</w:t>
            </w:r>
          </w:p>
        </w:tc>
        <w:tc>
          <w:tcPr>
            <w:tcW w:w="1235" w:type="pct"/>
            <w:noWrap/>
            <w:hideMark/>
          </w:tcPr>
          <w:p w14:paraId="6DB1023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5FFA0BD1" w14:textId="77777777" w:rsidTr="006A19A4">
        <w:trPr>
          <w:trHeight w:val="300"/>
        </w:trPr>
        <w:tc>
          <w:tcPr>
            <w:tcW w:w="718" w:type="pct"/>
            <w:noWrap/>
            <w:hideMark/>
          </w:tcPr>
          <w:p w14:paraId="6C1C880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Iowa</w:t>
            </w:r>
          </w:p>
        </w:tc>
        <w:tc>
          <w:tcPr>
            <w:tcW w:w="1164" w:type="pct"/>
            <w:noWrap/>
            <w:hideMark/>
          </w:tcPr>
          <w:p w14:paraId="1D9C65F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2/17/2022</w:t>
            </w:r>
          </w:p>
        </w:tc>
        <w:tc>
          <w:tcPr>
            <w:tcW w:w="1883" w:type="pct"/>
            <w:noWrap/>
            <w:hideMark/>
          </w:tcPr>
          <w:p w14:paraId="13FF94E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Indiana, United States of America</w:t>
            </w:r>
          </w:p>
        </w:tc>
        <w:tc>
          <w:tcPr>
            <w:tcW w:w="1235" w:type="pct"/>
            <w:noWrap/>
            <w:hideMark/>
          </w:tcPr>
          <w:p w14:paraId="4F0077A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5CF439AD" w14:textId="77777777" w:rsidTr="006A19A4">
        <w:trPr>
          <w:trHeight w:val="300"/>
        </w:trPr>
        <w:tc>
          <w:tcPr>
            <w:tcW w:w="718" w:type="pct"/>
            <w:noWrap/>
            <w:hideMark/>
          </w:tcPr>
          <w:p w14:paraId="16A430D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lastRenderedPageBreak/>
              <w:t>Florida</w:t>
            </w:r>
          </w:p>
        </w:tc>
        <w:tc>
          <w:tcPr>
            <w:tcW w:w="1164" w:type="pct"/>
            <w:noWrap/>
            <w:hideMark/>
          </w:tcPr>
          <w:p w14:paraId="33F2486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2/17/2022</w:t>
            </w:r>
          </w:p>
        </w:tc>
        <w:tc>
          <w:tcPr>
            <w:tcW w:w="1883" w:type="pct"/>
            <w:noWrap/>
            <w:hideMark/>
          </w:tcPr>
          <w:p w14:paraId="70D055E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Kentucky, United States of America</w:t>
            </w:r>
          </w:p>
        </w:tc>
        <w:tc>
          <w:tcPr>
            <w:tcW w:w="1235" w:type="pct"/>
            <w:noWrap/>
            <w:hideMark/>
          </w:tcPr>
          <w:p w14:paraId="037C91D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64098BCB" w14:textId="77777777" w:rsidTr="006A19A4">
        <w:trPr>
          <w:trHeight w:val="300"/>
        </w:trPr>
        <w:tc>
          <w:tcPr>
            <w:tcW w:w="718" w:type="pct"/>
            <w:noWrap/>
            <w:hideMark/>
          </w:tcPr>
          <w:p w14:paraId="205587C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Iowa</w:t>
            </w:r>
          </w:p>
        </w:tc>
        <w:tc>
          <w:tcPr>
            <w:tcW w:w="1164" w:type="pct"/>
            <w:noWrap/>
            <w:hideMark/>
          </w:tcPr>
          <w:p w14:paraId="0C45ABC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2/17/2022</w:t>
            </w:r>
          </w:p>
        </w:tc>
        <w:tc>
          <w:tcPr>
            <w:tcW w:w="1883" w:type="pct"/>
            <w:noWrap/>
            <w:hideMark/>
          </w:tcPr>
          <w:p w14:paraId="67DC327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Kentucky, United States of America</w:t>
            </w:r>
          </w:p>
        </w:tc>
        <w:tc>
          <w:tcPr>
            <w:tcW w:w="1235" w:type="pct"/>
            <w:noWrap/>
            <w:hideMark/>
          </w:tcPr>
          <w:p w14:paraId="058896B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0B17D228" w14:textId="77777777" w:rsidTr="006A19A4">
        <w:trPr>
          <w:trHeight w:val="300"/>
        </w:trPr>
        <w:tc>
          <w:tcPr>
            <w:tcW w:w="718" w:type="pct"/>
            <w:noWrap/>
            <w:hideMark/>
          </w:tcPr>
          <w:p w14:paraId="5D44CAE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Florida</w:t>
            </w:r>
          </w:p>
        </w:tc>
        <w:tc>
          <w:tcPr>
            <w:tcW w:w="1164" w:type="pct"/>
            <w:noWrap/>
            <w:hideMark/>
          </w:tcPr>
          <w:p w14:paraId="3327F54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2/17/2022</w:t>
            </w:r>
          </w:p>
        </w:tc>
        <w:tc>
          <w:tcPr>
            <w:tcW w:w="1883" w:type="pct"/>
            <w:noWrap/>
            <w:hideMark/>
          </w:tcPr>
          <w:p w14:paraId="1EFA637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Maryland, United States of America</w:t>
            </w:r>
          </w:p>
        </w:tc>
        <w:tc>
          <w:tcPr>
            <w:tcW w:w="1235" w:type="pct"/>
            <w:noWrap/>
            <w:hideMark/>
          </w:tcPr>
          <w:p w14:paraId="06C6939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1A7C79DB" w14:textId="77777777" w:rsidTr="006A19A4">
        <w:trPr>
          <w:trHeight w:val="300"/>
        </w:trPr>
        <w:tc>
          <w:tcPr>
            <w:tcW w:w="718" w:type="pct"/>
            <w:noWrap/>
            <w:hideMark/>
          </w:tcPr>
          <w:p w14:paraId="2BE6100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Iowa</w:t>
            </w:r>
          </w:p>
        </w:tc>
        <w:tc>
          <w:tcPr>
            <w:tcW w:w="1164" w:type="pct"/>
            <w:noWrap/>
            <w:hideMark/>
          </w:tcPr>
          <w:p w14:paraId="340127D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2/17/2022</w:t>
            </w:r>
          </w:p>
        </w:tc>
        <w:tc>
          <w:tcPr>
            <w:tcW w:w="1883" w:type="pct"/>
            <w:noWrap/>
            <w:hideMark/>
          </w:tcPr>
          <w:p w14:paraId="2B63554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Maryland, United States of America</w:t>
            </w:r>
          </w:p>
        </w:tc>
        <w:tc>
          <w:tcPr>
            <w:tcW w:w="1235" w:type="pct"/>
            <w:noWrap/>
            <w:hideMark/>
          </w:tcPr>
          <w:p w14:paraId="1CCA5DC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58DFD496" w14:textId="77777777" w:rsidTr="006A19A4">
        <w:trPr>
          <w:trHeight w:val="300"/>
        </w:trPr>
        <w:tc>
          <w:tcPr>
            <w:tcW w:w="718" w:type="pct"/>
            <w:noWrap/>
            <w:hideMark/>
          </w:tcPr>
          <w:p w14:paraId="345B82E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Florida</w:t>
            </w:r>
          </w:p>
        </w:tc>
        <w:tc>
          <w:tcPr>
            <w:tcW w:w="1164" w:type="pct"/>
            <w:noWrap/>
            <w:hideMark/>
          </w:tcPr>
          <w:p w14:paraId="35B8ADA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2/17/2022</w:t>
            </w:r>
          </w:p>
        </w:tc>
        <w:tc>
          <w:tcPr>
            <w:tcW w:w="1883" w:type="pct"/>
            <w:noWrap/>
            <w:hideMark/>
          </w:tcPr>
          <w:p w14:paraId="08EBD20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Brunswick, Canada</w:t>
            </w:r>
          </w:p>
        </w:tc>
        <w:tc>
          <w:tcPr>
            <w:tcW w:w="1235" w:type="pct"/>
            <w:noWrap/>
            <w:hideMark/>
          </w:tcPr>
          <w:p w14:paraId="59E59DB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18</w:t>
            </w:r>
          </w:p>
        </w:tc>
      </w:tr>
      <w:tr w:rsidR="006A19A4" w:rsidRPr="006A19A4" w14:paraId="5CB1833E" w14:textId="77777777" w:rsidTr="006A19A4">
        <w:trPr>
          <w:trHeight w:val="300"/>
        </w:trPr>
        <w:tc>
          <w:tcPr>
            <w:tcW w:w="718" w:type="pct"/>
            <w:noWrap/>
            <w:hideMark/>
          </w:tcPr>
          <w:p w14:paraId="1DEB624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Iowa</w:t>
            </w:r>
          </w:p>
        </w:tc>
        <w:tc>
          <w:tcPr>
            <w:tcW w:w="1164" w:type="pct"/>
            <w:noWrap/>
            <w:hideMark/>
          </w:tcPr>
          <w:p w14:paraId="6A26D55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2/17/2022</w:t>
            </w:r>
          </w:p>
        </w:tc>
        <w:tc>
          <w:tcPr>
            <w:tcW w:w="1883" w:type="pct"/>
            <w:noWrap/>
            <w:hideMark/>
          </w:tcPr>
          <w:p w14:paraId="6ED3AC1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Brunswick, Canada</w:t>
            </w:r>
          </w:p>
        </w:tc>
        <w:tc>
          <w:tcPr>
            <w:tcW w:w="1235" w:type="pct"/>
            <w:noWrap/>
            <w:hideMark/>
          </w:tcPr>
          <w:p w14:paraId="497D083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18</w:t>
            </w:r>
          </w:p>
        </w:tc>
      </w:tr>
      <w:tr w:rsidR="006A19A4" w:rsidRPr="006A19A4" w14:paraId="68796C50" w14:textId="77777777" w:rsidTr="006A19A4">
        <w:trPr>
          <w:trHeight w:val="300"/>
        </w:trPr>
        <w:tc>
          <w:tcPr>
            <w:tcW w:w="718" w:type="pct"/>
            <w:noWrap/>
            <w:hideMark/>
          </w:tcPr>
          <w:p w14:paraId="2104CA2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Florida</w:t>
            </w:r>
          </w:p>
        </w:tc>
        <w:tc>
          <w:tcPr>
            <w:tcW w:w="1164" w:type="pct"/>
            <w:noWrap/>
            <w:hideMark/>
          </w:tcPr>
          <w:p w14:paraId="4FCAF6F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2/17/2022</w:t>
            </w:r>
          </w:p>
        </w:tc>
        <w:tc>
          <w:tcPr>
            <w:tcW w:w="1883" w:type="pct"/>
            <w:noWrap/>
            <w:hideMark/>
          </w:tcPr>
          <w:p w14:paraId="3871CE5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Hampshire, United States of America</w:t>
            </w:r>
          </w:p>
        </w:tc>
        <w:tc>
          <w:tcPr>
            <w:tcW w:w="1235" w:type="pct"/>
            <w:noWrap/>
            <w:hideMark/>
          </w:tcPr>
          <w:p w14:paraId="0106445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752C51C3" w14:textId="77777777" w:rsidTr="006A19A4">
        <w:trPr>
          <w:trHeight w:val="300"/>
        </w:trPr>
        <w:tc>
          <w:tcPr>
            <w:tcW w:w="718" w:type="pct"/>
            <w:noWrap/>
            <w:hideMark/>
          </w:tcPr>
          <w:p w14:paraId="153D32A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Iowa</w:t>
            </w:r>
          </w:p>
        </w:tc>
        <w:tc>
          <w:tcPr>
            <w:tcW w:w="1164" w:type="pct"/>
            <w:noWrap/>
            <w:hideMark/>
          </w:tcPr>
          <w:p w14:paraId="67CDCE3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2/17/2022</w:t>
            </w:r>
          </w:p>
        </w:tc>
        <w:tc>
          <w:tcPr>
            <w:tcW w:w="1883" w:type="pct"/>
            <w:noWrap/>
            <w:hideMark/>
          </w:tcPr>
          <w:p w14:paraId="5D6D1D1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Hampshire, United States of America</w:t>
            </w:r>
          </w:p>
        </w:tc>
        <w:tc>
          <w:tcPr>
            <w:tcW w:w="1235" w:type="pct"/>
            <w:noWrap/>
            <w:hideMark/>
          </w:tcPr>
          <w:p w14:paraId="3E02315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33330851" w14:textId="77777777" w:rsidTr="006A19A4">
        <w:trPr>
          <w:trHeight w:val="300"/>
        </w:trPr>
        <w:tc>
          <w:tcPr>
            <w:tcW w:w="718" w:type="pct"/>
            <w:noWrap/>
            <w:hideMark/>
          </w:tcPr>
          <w:p w14:paraId="4049A0A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Florida</w:t>
            </w:r>
          </w:p>
        </w:tc>
        <w:tc>
          <w:tcPr>
            <w:tcW w:w="1164" w:type="pct"/>
            <w:noWrap/>
            <w:hideMark/>
          </w:tcPr>
          <w:p w14:paraId="63A4CF0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2/17/2022</w:t>
            </w:r>
          </w:p>
        </w:tc>
        <w:tc>
          <w:tcPr>
            <w:tcW w:w="1883" w:type="pct"/>
            <w:noWrap/>
            <w:hideMark/>
          </w:tcPr>
          <w:p w14:paraId="44A8224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 United States of America</w:t>
            </w:r>
          </w:p>
        </w:tc>
        <w:tc>
          <w:tcPr>
            <w:tcW w:w="1235" w:type="pct"/>
            <w:noWrap/>
            <w:hideMark/>
          </w:tcPr>
          <w:p w14:paraId="0136ED1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700E35CB" w14:textId="77777777" w:rsidTr="006A19A4">
        <w:trPr>
          <w:trHeight w:val="300"/>
        </w:trPr>
        <w:tc>
          <w:tcPr>
            <w:tcW w:w="718" w:type="pct"/>
            <w:noWrap/>
            <w:hideMark/>
          </w:tcPr>
          <w:p w14:paraId="47D2C74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Iowa</w:t>
            </w:r>
          </w:p>
        </w:tc>
        <w:tc>
          <w:tcPr>
            <w:tcW w:w="1164" w:type="pct"/>
            <w:noWrap/>
            <w:hideMark/>
          </w:tcPr>
          <w:p w14:paraId="7C34729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2/17/2022</w:t>
            </w:r>
          </w:p>
        </w:tc>
        <w:tc>
          <w:tcPr>
            <w:tcW w:w="1883" w:type="pct"/>
            <w:noWrap/>
            <w:hideMark/>
          </w:tcPr>
          <w:p w14:paraId="031D8B1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 United States of America</w:t>
            </w:r>
          </w:p>
        </w:tc>
        <w:tc>
          <w:tcPr>
            <w:tcW w:w="1235" w:type="pct"/>
            <w:noWrap/>
            <w:hideMark/>
          </w:tcPr>
          <w:p w14:paraId="1F6E931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790CAC56" w14:textId="77777777" w:rsidTr="006A19A4">
        <w:trPr>
          <w:trHeight w:val="300"/>
        </w:trPr>
        <w:tc>
          <w:tcPr>
            <w:tcW w:w="718" w:type="pct"/>
            <w:noWrap/>
            <w:hideMark/>
          </w:tcPr>
          <w:p w14:paraId="6C32AC6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Florida</w:t>
            </w:r>
          </w:p>
        </w:tc>
        <w:tc>
          <w:tcPr>
            <w:tcW w:w="1164" w:type="pct"/>
            <w:noWrap/>
            <w:hideMark/>
          </w:tcPr>
          <w:p w14:paraId="6F0D98D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2/17/2022</w:t>
            </w:r>
          </w:p>
        </w:tc>
        <w:tc>
          <w:tcPr>
            <w:tcW w:w="1883" w:type="pct"/>
            <w:noWrap/>
            <w:hideMark/>
          </w:tcPr>
          <w:p w14:paraId="77ADD98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Newfoundland and Labrador, Canada</w:t>
            </w:r>
          </w:p>
        </w:tc>
        <w:tc>
          <w:tcPr>
            <w:tcW w:w="1235" w:type="pct"/>
            <w:noWrap/>
            <w:hideMark/>
          </w:tcPr>
          <w:p w14:paraId="637E22D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61A54946" w14:textId="77777777" w:rsidTr="006A19A4">
        <w:trPr>
          <w:trHeight w:val="300"/>
        </w:trPr>
        <w:tc>
          <w:tcPr>
            <w:tcW w:w="718" w:type="pct"/>
            <w:noWrap/>
            <w:hideMark/>
          </w:tcPr>
          <w:p w14:paraId="763C4B9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Iowa</w:t>
            </w:r>
          </w:p>
        </w:tc>
        <w:tc>
          <w:tcPr>
            <w:tcW w:w="1164" w:type="pct"/>
            <w:noWrap/>
            <w:hideMark/>
          </w:tcPr>
          <w:p w14:paraId="022CAC8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2/17/2022</w:t>
            </w:r>
          </w:p>
        </w:tc>
        <w:tc>
          <w:tcPr>
            <w:tcW w:w="1883" w:type="pct"/>
            <w:noWrap/>
            <w:hideMark/>
          </w:tcPr>
          <w:p w14:paraId="06E2CA2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Newfoundland and Labrador, Canada</w:t>
            </w:r>
          </w:p>
        </w:tc>
        <w:tc>
          <w:tcPr>
            <w:tcW w:w="1235" w:type="pct"/>
            <w:noWrap/>
            <w:hideMark/>
          </w:tcPr>
          <w:p w14:paraId="4572D6B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38069107" w14:textId="77777777" w:rsidTr="006A19A4">
        <w:trPr>
          <w:trHeight w:val="300"/>
        </w:trPr>
        <w:tc>
          <w:tcPr>
            <w:tcW w:w="718" w:type="pct"/>
            <w:noWrap/>
            <w:hideMark/>
          </w:tcPr>
          <w:p w14:paraId="1CF8E29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Florida</w:t>
            </w:r>
          </w:p>
        </w:tc>
        <w:tc>
          <w:tcPr>
            <w:tcW w:w="1164" w:type="pct"/>
            <w:noWrap/>
            <w:hideMark/>
          </w:tcPr>
          <w:p w14:paraId="131889E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2/17/2022</w:t>
            </w:r>
          </w:p>
        </w:tc>
        <w:tc>
          <w:tcPr>
            <w:tcW w:w="1883" w:type="pct"/>
            <w:noWrap/>
            <w:hideMark/>
          </w:tcPr>
          <w:p w14:paraId="2F6E2ED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Carolina, United States of America</w:t>
            </w:r>
          </w:p>
        </w:tc>
        <w:tc>
          <w:tcPr>
            <w:tcW w:w="1235" w:type="pct"/>
            <w:noWrap/>
            <w:hideMark/>
          </w:tcPr>
          <w:p w14:paraId="3108C1F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50877332" w14:textId="77777777" w:rsidTr="006A19A4">
        <w:trPr>
          <w:trHeight w:val="300"/>
        </w:trPr>
        <w:tc>
          <w:tcPr>
            <w:tcW w:w="718" w:type="pct"/>
            <w:noWrap/>
            <w:hideMark/>
          </w:tcPr>
          <w:p w14:paraId="6EF6810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Iowa</w:t>
            </w:r>
          </w:p>
        </w:tc>
        <w:tc>
          <w:tcPr>
            <w:tcW w:w="1164" w:type="pct"/>
            <w:noWrap/>
            <w:hideMark/>
          </w:tcPr>
          <w:p w14:paraId="01C0A7F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2/17/2022</w:t>
            </w:r>
          </w:p>
        </w:tc>
        <w:tc>
          <w:tcPr>
            <w:tcW w:w="1883" w:type="pct"/>
            <w:noWrap/>
            <w:hideMark/>
          </w:tcPr>
          <w:p w14:paraId="56F847A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Carolina, United States of America</w:t>
            </w:r>
          </w:p>
        </w:tc>
        <w:tc>
          <w:tcPr>
            <w:tcW w:w="1235" w:type="pct"/>
            <w:noWrap/>
            <w:hideMark/>
          </w:tcPr>
          <w:p w14:paraId="0DE2CAB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41169420" w14:textId="77777777" w:rsidTr="006A19A4">
        <w:trPr>
          <w:trHeight w:val="300"/>
        </w:trPr>
        <w:tc>
          <w:tcPr>
            <w:tcW w:w="718" w:type="pct"/>
            <w:noWrap/>
            <w:hideMark/>
          </w:tcPr>
          <w:p w14:paraId="775B1F2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Florida</w:t>
            </w:r>
          </w:p>
        </w:tc>
        <w:tc>
          <w:tcPr>
            <w:tcW w:w="1164" w:type="pct"/>
            <w:noWrap/>
            <w:hideMark/>
          </w:tcPr>
          <w:p w14:paraId="7DC6FAC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2/17/2022</w:t>
            </w:r>
          </w:p>
        </w:tc>
        <w:tc>
          <w:tcPr>
            <w:tcW w:w="1883" w:type="pct"/>
            <w:noWrap/>
            <w:hideMark/>
          </w:tcPr>
          <w:p w14:paraId="558F757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Nova Scotia, Canada</w:t>
            </w:r>
          </w:p>
        </w:tc>
        <w:tc>
          <w:tcPr>
            <w:tcW w:w="1235" w:type="pct"/>
            <w:noWrap/>
            <w:hideMark/>
          </w:tcPr>
          <w:p w14:paraId="7B993F1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39</w:t>
            </w:r>
          </w:p>
        </w:tc>
      </w:tr>
      <w:tr w:rsidR="006A19A4" w:rsidRPr="006A19A4" w14:paraId="2EDE1802" w14:textId="77777777" w:rsidTr="006A19A4">
        <w:trPr>
          <w:trHeight w:val="300"/>
        </w:trPr>
        <w:tc>
          <w:tcPr>
            <w:tcW w:w="718" w:type="pct"/>
            <w:noWrap/>
            <w:hideMark/>
          </w:tcPr>
          <w:p w14:paraId="1A3D54C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Iowa</w:t>
            </w:r>
          </w:p>
        </w:tc>
        <w:tc>
          <w:tcPr>
            <w:tcW w:w="1164" w:type="pct"/>
            <w:noWrap/>
            <w:hideMark/>
          </w:tcPr>
          <w:p w14:paraId="3DEA6F9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2/17/2022</w:t>
            </w:r>
          </w:p>
        </w:tc>
        <w:tc>
          <w:tcPr>
            <w:tcW w:w="1883" w:type="pct"/>
            <w:noWrap/>
            <w:hideMark/>
          </w:tcPr>
          <w:p w14:paraId="65C80C7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Nova Scotia, Canada</w:t>
            </w:r>
          </w:p>
        </w:tc>
        <w:tc>
          <w:tcPr>
            <w:tcW w:w="1235" w:type="pct"/>
            <w:noWrap/>
            <w:hideMark/>
          </w:tcPr>
          <w:p w14:paraId="4693CAF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39</w:t>
            </w:r>
          </w:p>
        </w:tc>
      </w:tr>
      <w:tr w:rsidR="006A19A4" w:rsidRPr="006A19A4" w14:paraId="6C1E0891" w14:textId="77777777" w:rsidTr="006A19A4">
        <w:trPr>
          <w:trHeight w:val="300"/>
        </w:trPr>
        <w:tc>
          <w:tcPr>
            <w:tcW w:w="718" w:type="pct"/>
            <w:noWrap/>
            <w:hideMark/>
          </w:tcPr>
          <w:p w14:paraId="194BD9F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Florida</w:t>
            </w:r>
          </w:p>
        </w:tc>
        <w:tc>
          <w:tcPr>
            <w:tcW w:w="1164" w:type="pct"/>
            <w:noWrap/>
            <w:hideMark/>
          </w:tcPr>
          <w:p w14:paraId="0DF6DA3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2/17/2022</w:t>
            </w:r>
          </w:p>
        </w:tc>
        <w:tc>
          <w:tcPr>
            <w:tcW w:w="1883" w:type="pct"/>
            <w:noWrap/>
            <w:hideMark/>
          </w:tcPr>
          <w:p w14:paraId="521F1E6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Prince Edward Island, Canada</w:t>
            </w:r>
          </w:p>
        </w:tc>
        <w:tc>
          <w:tcPr>
            <w:tcW w:w="1235" w:type="pct"/>
            <w:noWrap/>
            <w:hideMark/>
          </w:tcPr>
          <w:p w14:paraId="0EDDC01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15</w:t>
            </w:r>
          </w:p>
        </w:tc>
      </w:tr>
      <w:tr w:rsidR="006A19A4" w:rsidRPr="006A19A4" w14:paraId="5237B0C1" w14:textId="77777777" w:rsidTr="006A19A4">
        <w:trPr>
          <w:trHeight w:val="300"/>
        </w:trPr>
        <w:tc>
          <w:tcPr>
            <w:tcW w:w="718" w:type="pct"/>
            <w:noWrap/>
            <w:hideMark/>
          </w:tcPr>
          <w:p w14:paraId="573B8BF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Iowa</w:t>
            </w:r>
          </w:p>
        </w:tc>
        <w:tc>
          <w:tcPr>
            <w:tcW w:w="1164" w:type="pct"/>
            <w:noWrap/>
            <w:hideMark/>
          </w:tcPr>
          <w:p w14:paraId="2274CB1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2/17/2022</w:t>
            </w:r>
          </w:p>
        </w:tc>
        <w:tc>
          <w:tcPr>
            <w:tcW w:w="1883" w:type="pct"/>
            <w:noWrap/>
            <w:hideMark/>
          </w:tcPr>
          <w:p w14:paraId="759ED9D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Prince Edward Island, Canada</w:t>
            </w:r>
          </w:p>
        </w:tc>
        <w:tc>
          <w:tcPr>
            <w:tcW w:w="1235" w:type="pct"/>
            <w:noWrap/>
            <w:hideMark/>
          </w:tcPr>
          <w:p w14:paraId="6A18BDD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15</w:t>
            </w:r>
          </w:p>
        </w:tc>
      </w:tr>
      <w:tr w:rsidR="006A19A4" w:rsidRPr="006A19A4" w14:paraId="746633C4" w14:textId="77777777" w:rsidTr="006A19A4">
        <w:trPr>
          <w:trHeight w:val="300"/>
        </w:trPr>
        <w:tc>
          <w:tcPr>
            <w:tcW w:w="718" w:type="pct"/>
            <w:noWrap/>
            <w:hideMark/>
          </w:tcPr>
          <w:p w14:paraId="3D84B92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Florida</w:t>
            </w:r>
          </w:p>
        </w:tc>
        <w:tc>
          <w:tcPr>
            <w:tcW w:w="1164" w:type="pct"/>
            <w:noWrap/>
            <w:hideMark/>
          </w:tcPr>
          <w:p w14:paraId="27C0BDC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2/17/2022</w:t>
            </w:r>
          </w:p>
        </w:tc>
        <w:tc>
          <w:tcPr>
            <w:tcW w:w="1883" w:type="pct"/>
            <w:noWrap/>
            <w:hideMark/>
          </w:tcPr>
          <w:p w14:paraId="283C56C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Vågø, Faeroe Islands</w:t>
            </w:r>
          </w:p>
        </w:tc>
        <w:tc>
          <w:tcPr>
            <w:tcW w:w="1235" w:type="pct"/>
            <w:noWrap/>
            <w:hideMark/>
          </w:tcPr>
          <w:p w14:paraId="2DD8E21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29A7B577" w14:textId="77777777" w:rsidTr="006A19A4">
        <w:trPr>
          <w:trHeight w:val="300"/>
        </w:trPr>
        <w:tc>
          <w:tcPr>
            <w:tcW w:w="718" w:type="pct"/>
            <w:noWrap/>
            <w:hideMark/>
          </w:tcPr>
          <w:p w14:paraId="0FDCD4E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Florida</w:t>
            </w:r>
          </w:p>
        </w:tc>
        <w:tc>
          <w:tcPr>
            <w:tcW w:w="1164" w:type="pct"/>
            <w:noWrap/>
            <w:hideMark/>
          </w:tcPr>
          <w:p w14:paraId="25DF53C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2/17/2022</w:t>
            </w:r>
          </w:p>
        </w:tc>
        <w:tc>
          <w:tcPr>
            <w:tcW w:w="1883" w:type="pct"/>
            <w:noWrap/>
            <w:hideMark/>
          </w:tcPr>
          <w:p w14:paraId="039E51F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Virginia, United States of America</w:t>
            </w:r>
          </w:p>
        </w:tc>
        <w:tc>
          <w:tcPr>
            <w:tcW w:w="1235" w:type="pct"/>
            <w:noWrap/>
            <w:hideMark/>
          </w:tcPr>
          <w:p w14:paraId="6BBC161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50F642BF" w14:textId="77777777" w:rsidTr="006A19A4">
        <w:trPr>
          <w:trHeight w:val="300"/>
        </w:trPr>
        <w:tc>
          <w:tcPr>
            <w:tcW w:w="718" w:type="pct"/>
            <w:noWrap/>
            <w:hideMark/>
          </w:tcPr>
          <w:p w14:paraId="21E952B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Iowa</w:t>
            </w:r>
          </w:p>
        </w:tc>
        <w:tc>
          <w:tcPr>
            <w:tcW w:w="1164" w:type="pct"/>
            <w:noWrap/>
            <w:hideMark/>
          </w:tcPr>
          <w:p w14:paraId="0F1666E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2/17/2022</w:t>
            </w:r>
          </w:p>
        </w:tc>
        <w:tc>
          <w:tcPr>
            <w:tcW w:w="1883" w:type="pct"/>
            <w:noWrap/>
            <w:hideMark/>
          </w:tcPr>
          <w:p w14:paraId="6976AFD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Virginia, United States of America</w:t>
            </w:r>
          </w:p>
        </w:tc>
        <w:tc>
          <w:tcPr>
            <w:tcW w:w="1235" w:type="pct"/>
            <w:noWrap/>
            <w:hideMark/>
          </w:tcPr>
          <w:p w14:paraId="0945AC7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4F59A31A" w14:textId="77777777" w:rsidTr="006A19A4">
        <w:trPr>
          <w:trHeight w:val="300"/>
        </w:trPr>
        <w:tc>
          <w:tcPr>
            <w:tcW w:w="718" w:type="pct"/>
            <w:noWrap/>
            <w:hideMark/>
          </w:tcPr>
          <w:p w14:paraId="126B7A5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w:t>
            </w:r>
          </w:p>
        </w:tc>
        <w:tc>
          <w:tcPr>
            <w:tcW w:w="1164" w:type="pct"/>
            <w:noWrap/>
            <w:hideMark/>
          </w:tcPr>
          <w:p w14:paraId="40415D7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2/22/2022</w:t>
            </w:r>
          </w:p>
        </w:tc>
        <w:tc>
          <w:tcPr>
            <w:tcW w:w="1883" w:type="pct"/>
            <w:noWrap/>
            <w:hideMark/>
          </w:tcPr>
          <w:p w14:paraId="26AB230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Andalucía, Spain</w:t>
            </w:r>
          </w:p>
        </w:tc>
        <w:tc>
          <w:tcPr>
            <w:tcW w:w="1235" w:type="pct"/>
            <w:noWrap/>
            <w:hideMark/>
          </w:tcPr>
          <w:p w14:paraId="0E6B8F0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43</w:t>
            </w:r>
          </w:p>
        </w:tc>
      </w:tr>
      <w:tr w:rsidR="006A19A4" w:rsidRPr="006A19A4" w14:paraId="108EE92A" w14:textId="77777777" w:rsidTr="006A19A4">
        <w:trPr>
          <w:trHeight w:val="300"/>
        </w:trPr>
        <w:tc>
          <w:tcPr>
            <w:tcW w:w="718" w:type="pct"/>
            <w:noWrap/>
            <w:hideMark/>
          </w:tcPr>
          <w:p w14:paraId="3CD30DD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w:t>
            </w:r>
          </w:p>
        </w:tc>
        <w:tc>
          <w:tcPr>
            <w:tcW w:w="1164" w:type="pct"/>
            <w:noWrap/>
            <w:hideMark/>
          </w:tcPr>
          <w:p w14:paraId="07C5B79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2/22/2022</w:t>
            </w:r>
          </w:p>
        </w:tc>
        <w:tc>
          <w:tcPr>
            <w:tcW w:w="1883" w:type="pct"/>
            <w:noWrap/>
            <w:hideMark/>
          </w:tcPr>
          <w:p w14:paraId="4720B2D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British Columbia, Canada</w:t>
            </w:r>
          </w:p>
        </w:tc>
        <w:tc>
          <w:tcPr>
            <w:tcW w:w="1235" w:type="pct"/>
            <w:noWrap/>
            <w:hideMark/>
          </w:tcPr>
          <w:p w14:paraId="4C7A72B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2BD7BB9A" w14:textId="77777777" w:rsidTr="006A19A4">
        <w:trPr>
          <w:trHeight w:val="300"/>
        </w:trPr>
        <w:tc>
          <w:tcPr>
            <w:tcW w:w="718" w:type="pct"/>
            <w:noWrap/>
            <w:hideMark/>
          </w:tcPr>
          <w:p w14:paraId="5593A33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w:t>
            </w:r>
          </w:p>
        </w:tc>
        <w:tc>
          <w:tcPr>
            <w:tcW w:w="1164" w:type="pct"/>
            <w:noWrap/>
            <w:hideMark/>
          </w:tcPr>
          <w:p w14:paraId="1BE915E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2/22/2022</w:t>
            </w:r>
          </w:p>
        </w:tc>
        <w:tc>
          <w:tcPr>
            <w:tcW w:w="1883" w:type="pct"/>
            <w:noWrap/>
            <w:hideMark/>
          </w:tcPr>
          <w:p w14:paraId="57F9023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Castilla y León, Spain</w:t>
            </w:r>
          </w:p>
        </w:tc>
        <w:tc>
          <w:tcPr>
            <w:tcW w:w="1235" w:type="pct"/>
            <w:noWrap/>
            <w:hideMark/>
          </w:tcPr>
          <w:p w14:paraId="06D81CD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18</w:t>
            </w:r>
          </w:p>
        </w:tc>
      </w:tr>
      <w:tr w:rsidR="006A19A4" w:rsidRPr="006A19A4" w14:paraId="57813004" w14:textId="77777777" w:rsidTr="006A19A4">
        <w:trPr>
          <w:trHeight w:val="300"/>
        </w:trPr>
        <w:tc>
          <w:tcPr>
            <w:tcW w:w="718" w:type="pct"/>
            <w:noWrap/>
            <w:hideMark/>
          </w:tcPr>
          <w:p w14:paraId="0E44C5B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w:t>
            </w:r>
          </w:p>
        </w:tc>
        <w:tc>
          <w:tcPr>
            <w:tcW w:w="1164" w:type="pct"/>
            <w:noWrap/>
            <w:hideMark/>
          </w:tcPr>
          <w:p w14:paraId="7F61848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2/22/2022</w:t>
            </w:r>
          </w:p>
        </w:tc>
        <w:tc>
          <w:tcPr>
            <w:tcW w:w="1883" w:type="pct"/>
            <w:noWrap/>
            <w:hideMark/>
          </w:tcPr>
          <w:p w14:paraId="5B25E55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Cataluña, Spain</w:t>
            </w:r>
          </w:p>
        </w:tc>
        <w:tc>
          <w:tcPr>
            <w:tcW w:w="1235" w:type="pct"/>
            <w:noWrap/>
            <w:hideMark/>
          </w:tcPr>
          <w:p w14:paraId="57DD152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33DB388D" w14:textId="77777777" w:rsidTr="006A19A4">
        <w:trPr>
          <w:trHeight w:val="300"/>
        </w:trPr>
        <w:tc>
          <w:tcPr>
            <w:tcW w:w="718" w:type="pct"/>
            <w:noWrap/>
            <w:hideMark/>
          </w:tcPr>
          <w:p w14:paraId="121BE1C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w:t>
            </w:r>
          </w:p>
        </w:tc>
        <w:tc>
          <w:tcPr>
            <w:tcW w:w="1164" w:type="pct"/>
            <w:noWrap/>
            <w:hideMark/>
          </w:tcPr>
          <w:p w14:paraId="52B2088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2/22/2022</w:t>
            </w:r>
          </w:p>
        </w:tc>
        <w:tc>
          <w:tcPr>
            <w:tcW w:w="1883" w:type="pct"/>
            <w:noWrap/>
            <w:hideMark/>
          </w:tcPr>
          <w:p w14:paraId="12FD1BF3" w14:textId="77777777" w:rsidR="006A19A4" w:rsidRPr="006A19A4" w:rsidRDefault="006A19A4" w:rsidP="006A19A4">
            <w:pPr>
              <w:rPr>
                <w:rFonts w:ascii="Aptos Narrow" w:eastAsia="Times New Roman" w:hAnsi="Aptos Narrow" w:cs="Times New Roman"/>
                <w:color w:val="000000"/>
                <w:lang w:bidi="he-IL"/>
              </w:rPr>
            </w:pPr>
            <w:proofErr w:type="spellStart"/>
            <w:r w:rsidRPr="006A19A4">
              <w:rPr>
                <w:rFonts w:ascii="Aptos Narrow" w:eastAsia="Times New Roman" w:hAnsi="Aptos Narrow" w:cs="Times New Roman"/>
                <w:color w:val="000000"/>
                <w:lang w:bidi="he-IL"/>
              </w:rPr>
              <w:t>Comunidad</w:t>
            </w:r>
            <w:proofErr w:type="spellEnd"/>
            <w:r w:rsidRPr="006A19A4">
              <w:rPr>
                <w:rFonts w:ascii="Aptos Narrow" w:eastAsia="Times New Roman" w:hAnsi="Aptos Narrow" w:cs="Times New Roman"/>
                <w:color w:val="000000"/>
                <w:lang w:bidi="he-IL"/>
              </w:rPr>
              <w:t xml:space="preserve"> de Madrid, Spain</w:t>
            </w:r>
          </w:p>
        </w:tc>
        <w:tc>
          <w:tcPr>
            <w:tcW w:w="1235" w:type="pct"/>
            <w:noWrap/>
            <w:hideMark/>
          </w:tcPr>
          <w:p w14:paraId="1326000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254448AE" w14:textId="77777777" w:rsidTr="006A19A4">
        <w:trPr>
          <w:trHeight w:val="300"/>
        </w:trPr>
        <w:tc>
          <w:tcPr>
            <w:tcW w:w="718" w:type="pct"/>
            <w:noWrap/>
            <w:hideMark/>
          </w:tcPr>
          <w:p w14:paraId="7C153B4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w:t>
            </w:r>
          </w:p>
        </w:tc>
        <w:tc>
          <w:tcPr>
            <w:tcW w:w="1164" w:type="pct"/>
            <w:noWrap/>
            <w:hideMark/>
          </w:tcPr>
          <w:p w14:paraId="5591277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2/22/2022</w:t>
            </w:r>
          </w:p>
        </w:tc>
        <w:tc>
          <w:tcPr>
            <w:tcW w:w="1883" w:type="pct"/>
            <w:noWrap/>
            <w:hideMark/>
          </w:tcPr>
          <w:p w14:paraId="3CA4752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Connecticut, United States of America</w:t>
            </w:r>
          </w:p>
        </w:tc>
        <w:tc>
          <w:tcPr>
            <w:tcW w:w="1235" w:type="pct"/>
            <w:noWrap/>
            <w:hideMark/>
          </w:tcPr>
          <w:p w14:paraId="0C2FEA8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3F6CDDB5" w14:textId="77777777" w:rsidTr="006A19A4">
        <w:trPr>
          <w:trHeight w:val="300"/>
        </w:trPr>
        <w:tc>
          <w:tcPr>
            <w:tcW w:w="718" w:type="pct"/>
            <w:noWrap/>
            <w:hideMark/>
          </w:tcPr>
          <w:p w14:paraId="47A511A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w:t>
            </w:r>
          </w:p>
        </w:tc>
        <w:tc>
          <w:tcPr>
            <w:tcW w:w="1164" w:type="pct"/>
            <w:noWrap/>
            <w:hideMark/>
          </w:tcPr>
          <w:p w14:paraId="22A40B3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2/22/2022</w:t>
            </w:r>
          </w:p>
        </w:tc>
        <w:tc>
          <w:tcPr>
            <w:tcW w:w="1883" w:type="pct"/>
            <w:noWrap/>
            <w:hideMark/>
          </w:tcPr>
          <w:p w14:paraId="0A4F100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 United States of America</w:t>
            </w:r>
          </w:p>
        </w:tc>
        <w:tc>
          <w:tcPr>
            <w:tcW w:w="1235" w:type="pct"/>
            <w:noWrap/>
            <w:hideMark/>
          </w:tcPr>
          <w:p w14:paraId="1625B3B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76E8427F" w14:textId="77777777" w:rsidTr="006A19A4">
        <w:trPr>
          <w:trHeight w:val="300"/>
        </w:trPr>
        <w:tc>
          <w:tcPr>
            <w:tcW w:w="718" w:type="pct"/>
            <w:noWrap/>
            <w:hideMark/>
          </w:tcPr>
          <w:p w14:paraId="4E823B4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w:t>
            </w:r>
          </w:p>
        </w:tc>
        <w:tc>
          <w:tcPr>
            <w:tcW w:w="1164" w:type="pct"/>
            <w:noWrap/>
            <w:hideMark/>
          </w:tcPr>
          <w:p w14:paraId="7527DF9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2/22/2022</w:t>
            </w:r>
          </w:p>
        </w:tc>
        <w:tc>
          <w:tcPr>
            <w:tcW w:w="1883" w:type="pct"/>
            <w:noWrap/>
            <w:hideMark/>
          </w:tcPr>
          <w:p w14:paraId="15B884E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Extremadura, Spain</w:t>
            </w:r>
          </w:p>
        </w:tc>
        <w:tc>
          <w:tcPr>
            <w:tcW w:w="1235" w:type="pct"/>
            <w:noWrap/>
            <w:hideMark/>
          </w:tcPr>
          <w:p w14:paraId="62D094C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4607E2BD" w14:textId="77777777" w:rsidTr="006A19A4">
        <w:trPr>
          <w:trHeight w:val="300"/>
        </w:trPr>
        <w:tc>
          <w:tcPr>
            <w:tcW w:w="718" w:type="pct"/>
            <w:noWrap/>
            <w:hideMark/>
          </w:tcPr>
          <w:p w14:paraId="474C08C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w:t>
            </w:r>
          </w:p>
        </w:tc>
        <w:tc>
          <w:tcPr>
            <w:tcW w:w="1164" w:type="pct"/>
            <w:noWrap/>
            <w:hideMark/>
          </w:tcPr>
          <w:p w14:paraId="4AF9CA3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2/22/2022</w:t>
            </w:r>
          </w:p>
        </w:tc>
        <w:tc>
          <w:tcPr>
            <w:tcW w:w="1883" w:type="pct"/>
            <w:noWrap/>
            <w:hideMark/>
          </w:tcPr>
          <w:p w14:paraId="6BD010A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Florida, United States of America</w:t>
            </w:r>
          </w:p>
        </w:tc>
        <w:tc>
          <w:tcPr>
            <w:tcW w:w="1235" w:type="pct"/>
            <w:noWrap/>
            <w:hideMark/>
          </w:tcPr>
          <w:p w14:paraId="281B9AA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4635FAD2" w14:textId="77777777" w:rsidTr="006A19A4">
        <w:trPr>
          <w:trHeight w:val="300"/>
        </w:trPr>
        <w:tc>
          <w:tcPr>
            <w:tcW w:w="718" w:type="pct"/>
            <w:noWrap/>
            <w:hideMark/>
          </w:tcPr>
          <w:p w14:paraId="379234B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w:t>
            </w:r>
          </w:p>
        </w:tc>
        <w:tc>
          <w:tcPr>
            <w:tcW w:w="1164" w:type="pct"/>
            <w:noWrap/>
            <w:hideMark/>
          </w:tcPr>
          <w:p w14:paraId="7EFE2CD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2/22/2022</w:t>
            </w:r>
          </w:p>
        </w:tc>
        <w:tc>
          <w:tcPr>
            <w:tcW w:w="1883" w:type="pct"/>
            <w:noWrap/>
            <w:hideMark/>
          </w:tcPr>
          <w:p w14:paraId="780A5F4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Indiana, United States of America</w:t>
            </w:r>
          </w:p>
        </w:tc>
        <w:tc>
          <w:tcPr>
            <w:tcW w:w="1235" w:type="pct"/>
            <w:noWrap/>
            <w:hideMark/>
          </w:tcPr>
          <w:p w14:paraId="40F65C0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w:t>
            </w:r>
          </w:p>
        </w:tc>
      </w:tr>
      <w:tr w:rsidR="006A19A4" w:rsidRPr="006A19A4" w14:paraId="27D0B769" w14:textId="77777777" w:rsidTr="006A19A4">
        <w:trPr>
          <w:trHeight w:val="300"/>
        </w:trPr>
        <w:tc>
          <w:tcPr>
            <w:tcW w:w="718" w:type="pct"/>
            <w:noWrap/>
            <w:hideMark/>
          </w:tcPr>
          <w:p w14:paraId="1FE4288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w:t>
            </w:r>
          </w:p>
        </w:tc>
        <w:tc>
          <w:tcPr>
            <w:tcW w:w="1164" w:type="pct"/>
            <w:noWrap/>
            <w:hideMark/>
          </w:tcPr>
          <w:p w14:paraId="0EF4700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2/22/2022</w:t>
            </w:r>
          </w:p>
        </w:tc>
        <w:tc>
          <w:tcPr>
            <w:tcW w:w="1883" w:type="pct"/>
            <w:noWrap/>
            <w:hideMark/>
          </w:tcPr>
          <w:p w14:paraId="527AAF5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Iowa, United States of America</w:t>
            </w:r>
          </w:p>
        </w:tc>
        <w:tc>
          <w:tcPr>
            <w:tcW w:w="1235" w:type="pct"/>
            <w:noWrap/>
            <w:hideMark/>
          </w:tcPr>
          <w:p w14:paraId="47A5343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78CAB0D6" w14:textId="77777777" w:rsidTr="006A19A4">
        <w:trPr>
          <w:trHeight w:val="300"/>
        </w:trPr>
        <w:tc>
          <w:tcPr>
            <w:tcW w:w="718" w:type="pct"/>
            <w:noWrap/>
            <w:hideMark/>
          </w:tcPr>
          <w:p w14:paraId="0D190F0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w:t>
            </w:r>
          </w:p>
        </w:tc>
        <w:tc>
          <w:tcPr>
            <w:tcW w:w="1164" w:type="pct"/>
            <w:noWrap/>
            <w:hideMark/>
          </w:tcPr>
          <w:p w14:paraId="1562A89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2/22/2022</w:t>
            </w:r>
          </w:p>
        </w:tc>
        <w:tc>
          <w:tcPr>
            <w:tcW w:w="1883" w:type="pct"/>
            <w:noWrap/>
            <w:hideMark/>
          </w:tcPr>
          <w:p w14:paraId="04EA2D9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Kentucky, United States of America</w:t>
            </w:r>
          </w:p>
        </w:tc>
        <w:tc>
          <w:tcPr>
            <w:tcW w:w="1235" w:type="pct"/>
            <w:noWrap/>
            <w:hideMark/>
          </w:tcPr>
          <w:p w14:paraId="26E34B4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64F83B1A" w14:textId="77777777" w:rsidTr="006A19A4">
        <w:trPr>
          <w:trHeight w:val="300"/>
        </w:trPr>
        <w:tc>
          <w:tcPr>
            <w:tcW w:w="718" w:type="pct"/>
            <w:noWrap/>
            <w:hideMark/>
          </w:tcPr>
          <w:p w14:paraId="12EEF2B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w:t>
            </w:r>
          </w:p>
        </w:tc>
        <w:tc>
          <w:tcPr>
            <w:tcW w:w="1164" w:type="pct"/>
            <w:noWrap/>
            <w:hideMark/>
          </w:tcPr>
          <w:p w14:paraId="73E2ECD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2/22/2022</w:t>
            </w:r>
          </w:p>
        </w:tc>
        <w:tc>
          <w:tcPr>
            <w:tcW w:w="1883" w:type="pct"/>
            <w:noWrap/>
            <w:hideMark/>
          </w:tcPr>
          <w:p w14:paraId="63A4C61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Maine, United States of America</w:t>
            </w:r>
          </w:p>
        </w:tc>
        <w:tc>
          <w:tcPr>
            <w:tcW w:w="1235" w:type="pct"/>
            <w:noWrap/>
            <w:hideMark/>
          </w:tcPr>
          <w:p w14:paraId="434FBC5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49C13396" w14:textId="77777777" w:rsidTr="006A19A4">
        <w:trPr>
          <w:trHeight w:val="300"/>
        </w:trPr>
        <w:tc>
          <w:tcPr>
            <w:tcW w:w="718" w:type="pct"/>
            <w:noWrap/>
            <w:hideMark/>
          </w:tcPr>
          <w:p w14:paraId="22003FD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w:t>
            </w:r>
          </w:p>
        </w:tc>
        <w:tc>
          <w:tcPr>
            <w:tcW w:w="1164" w:type="pct"/>
            <w:noWrap/>
            <w:hideMark/>
          </w:tcPr>
          <w:p w14:paraId="7E9D19E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2/22/2022</w:t>
            </w:r>
          </w:p>
        </w:tc>
        <w:tc>
          <w:tcPr>
            <w:tcW w:w="1883" w:type="pct"/>
            <w:noWrap/>
            <w:hideMark/>
          </w:tcPr>
          <w:p w14:paraId="6BF8939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Maryland, United States of America</w:t>
            </w:r>
          </w:p>
        </w:tc>
        <w:tc>
          <w:tcPr>
            <w:tcW w:w="1235" w:type="pct"/>
            <w:noWrap/>
            <w:hideMark/>
          </w:tcPr>
          <w:p w14:paraId="3A437A8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62F730A0" w14:textId="77777777" w:rsidTr="006A19A4">
        <w:trPr>
          <w:trHeight w:val="300"/>
        </w:trPr>
        <w:tc>
          <w:tcPr>
            <w:tcW w:w="718" w:type="pct"/>
            <w:noWrap/>
            <w:hideMark/>
          </w:tcPr>
          <w:p w14:paraId="13E4DC7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w:t>
            </w:r>
          </w:p>
        </w:tc>
        <w:tc>
          <w:tcPr>
            <w:tcW w:w="1164" w:type="pct"/>
            <w:noWrap/>
            <w:hideMark/>
          </w:tcPr>
          <w:p w14:paraId="4DEA3B9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2/22/2022</w:t>
            </w:r>
          </w:p>
        </w:tc>
        <w:tc>
          <w:tcPr>
            <w:tcW w:w="1883" w:type="pct"/>
            <w:noWrap/>
            <w:hideMark/>
          </w:tcPr>
          <w:p w14:paraId="2DFDB7F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Brunswick, Canada</w:t>
            </w:r>
          </w:p>
        </w:tc>
        <w:tc>
          <w:tcPr>
            <w:tcW w:w="1235" w:type="pct"/>
            <w:noWrap/>
            <w:hideMark/>
          </w:tcPr>
          <w:p w14:paraId="79879F4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18</w:t>
            </w:r>
          </w:p>
        </w:tc>
      </w:tr>
      <w:tr w:rsidR="006A19A4" w:rsidRPr="006A19A4" w14:paraId="47A46EEB" w14:textId="77777777" w:rsidTr="006A19A4">
        <w:trPr>
          <w:trHeight w:val="300"/>
        </w:trPr>
        <w:tc>
          <w:tcPr>
            <w:tcW w:w="718" w:type="pct"/>
            <w:noWrap/>
            <w:hideMark/>
          </w:tcPr>
          <w:p w14:paraId="40115A7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lastRenderedPageBreak/>
              <w:t>Michigan</w:t>
            </w:r>
          </w:p>
        </w:tc>
        <w:tc>
          <w:tcPr>
            <w:tcW w:w="1164" w:type="pct"/>
            <w:noWrap/>
            <w:hideMark/>
          </w:tcPr>
          <w:p w14:paraId="74C7859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2/22/2022</w:t>
            </w:r>
          </w:p>
        </w:tc>
        <w:tc>
          <w:tcPr>
            <w:tcW w:w="1883" w:type="pct"/>
            <w:noWrap/>
            <w:hideMark/>
          </w:tcPr>
          <w:p w14:paraId="255D5C0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Hampshire, United States of America</w:t>
            </w:r>
          </w:p>
        </w:tc>
        <w:tc>
          <w:tcPr>
            <w:tcW w:w="1235" w:type="pct"/>
            <w:noWrap/>
            <w:hideMark/>
          </w:tcPr>
          <w:p w14:paraId="099F845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1B6C8B10" w14:textId="77777777" w:rsidTr="006A19A4">
        <w:trPr>
          <w:trHeight w:val="300"/>
        </w:trPr>
        <w:tc>
          <w:tcPr>
            <w:tcW w:w="718" w:type="pct"/>
            <w:noWrap/>
            <w:hideMark/>
          </w:tcPr>
          <w:p w14:paraId="0A40168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w:t>
            </w:r>
          </w:p>
        </w:tc>
        <w:tc>
          <w:tcPr>
            <w:tcW w:w="1164" w:type="pct"/>
            <w:noWrap/>
            <w:hideMark/>
          </w:tcPr>
          <w:p w14:paraId="57ABD9E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2/22/2022</w:t>
            </w:r>
          </w:p>
        </w:tc>
        <w:tc>
          <w:tcPr>
            <w:tcW w:w="1883" w:type="pct"/>
            <w:noWrap/>
            <w:hideMark/>
          </w:tcPr>
          <w:p w14:paraId="76D375F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 United States of America</w:t>
            </w:r>
          </w:p>
        </w:tc>
        <w:tc>
          <w:tcPr>
            <w:tcW w:w="1235" w:type="pct"/>
            <w:noWrap/>
            <w:hideMark/>
          </w:tcPr>
          <w:p w14:paraId="2961790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04A2DB08" w14:textId="77777777" w:rsidTr="006A19A4">
        <w:trPr>
          <w:trHeight w:val="300"/>
        </w:trPr>
        <w:tc>
          <w:tcPr>
            <w:tcW w:w="718" w:type="pct"/>
            <w:noWrap/>
            <w:hideMark/>
          </w:tcPr>
          <w:p w14:paraId="2E1F9AE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w:t>
            </w:r>
          </w:p>
        </w:tc>
        <w:tc>
          <w:tcPr>
            <w:tcW w:w="1164" w:type="pct"/>
            <w:noWrap/>
            <w:hideMark/>
          </w:tcPr>
          <w:p w14:paraId="0D86BC0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2/22/2022</w:t>
            </w:r>
          </w:p>
        </w:tc>
        <w:tc>
          <w:tcPr>
            <w:tcW w:w="1883" w:type="pct"/>
            <w:noWrap/>
            <w:hideMark/>
          </w:tcPr>
          <w:p w14:paraId="04E83B2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Carolina, United States of America</w:t>
            </w:r>
          </w:p>
        </w:tc>
        <w:tc>
          <w:tcPr>
            <w:tcW w:w="1235" w:type="pct"/>
            <w:noWrap/>
            <w:hideMark/>
          </w:tcPr>
          <w:p w14:paraId="5C31FC2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19B29573" w14:textId="77777777" w:rsidTr="006A19A4">
        <w:trPr>
          <w:trHeight w:val="300"/>
        </w:trPr>
        <w:tc>
          <w:tcPr>
            <w:tcW w:w="718" w:type="pct"/>
            <w:noWrap/>
            <w:hideMark/>
          </w:tcPr>
          <w:p w14:paraId="76B96F3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w:t>
            </w:r>
          </w:p>
        </w:tc>
        <w:tc>
          <w:tcPr>
            <w:tcW w:w="1164" w:type="pct"/>
            <w:noWrap/>
            <w:hideMark/>
          </w:tcPr>
          <w:p w14:paraId="42ED4CE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2/22/2022</w:t>
            </w:r>
          </w:p>
        </w:tc>
        <w:tc>
          <w:tcPr>
            <w:tcW w:w="1883" w:type="pct"/>
            <w:noWrap/>
            <w:hideMark/>
          </w:tcPr>
          <w:p w14:paraId="24AB25C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Nova Scotia, Canada</w:t>
            </w:r>
          </w:p>
        </w:tc>
        <w:tc>
          <w:tcPr>
            <w:tcW w:w="1235" w:type="pct"/>
            <w:noWrap/>
            <w:hideMark/>
          </w:tcPr>
          <w:p w14:paraId="54D565E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39</w:t>
            </w:r>
          </w:p>
        </w:tc>
      </w:tr>
      <w:tr w:rsidR="006A19A4" w:rsidRPr="006A19A4" w14:paraId="1CF3C070" w14:textId="77777777" w:rsidTr="006A19A4">
        <w:trPr>
          <w:trHeight w:val="300"/>
        </w:trPr>
        <w:tc>
          <w:tcPr>
            <w:tcW w:w="718" w:type="pct"/>
            <w:noWrap/>
            <w:hideMark/>
          </w:tcPr>
          <w:p w14:paraId="731C2A6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w:t>
            </w:r>
          </w:p>
        </w:tc>
        <w:tc>
          <w:tcPr>
            <w:tcW w:w="1164" w:type="pct"/>
            <w:noWrap/>
            <w:hideMark/>
          </w:tcPr>
          <w:p w14:paraId="1A93922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2/22/2022</w:t>
            </w:r>
          </w:p>
        </w:tc>
        <w:tc>
          <w:tcPr>
            <w:tcW w:w="1883" w:type="pct"/>
            <w:noWrap/>
            <w:hideMark/>
          </w:tcPr>
          <w:p w14:paraId="2A5AA8D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Prince Edward Island, Canada</w:t>
            </w:r>
          </w:p>
        </w:tc>
        <w:tc>
          <w:tcPr>
            <w:tcW w:w="1235" w:type="pct"/>
            <w:noWrap/>
            <w:hideMark/>
          </w:tcPr>
          <w:p w14:paraId="730B8B8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15</w:t>
            </w:r>
          </w:p>
        </w:tc>
      </w:tr>
      <w:tr w:rsidR="006A19A4" w:rsidRPr="006A19A4" w14:paraId="1D5A22A0" w14:textId="77777777" w:rsidTr="006A19A4">
        <w:trPr>
          <w:trHeight w:val="300"/>
        </w:trPr>
        <w:tc>
          <w:tcPr>
            <w:tcW w:w="718" w:type="pct"/>
            <w:noWrap/>
            <w:hideMark/>
          </w:tcPr>
          <w:p w14:paraId="4E2A43C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w:t>
            </w:r>
          </w:p>
        </w:tc>
        <w:tc>
          <w:tcPr>
            <w:tcW w:w="1164" w:type="pct"/>
            <w:noWrap/>
            <w:hideMark/>
          </w:tcPr>
          <w:p w14:paraId="46781BB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2/22/2022</w:t>
            </w:r>
          </w:p>
        </w:tc>
        <w:tc>
          <w:tcPr>
            <w:tcW w:w="1883" w:type="pct"/>
            <w:noWrap/>
            <w:hideMark/>
          </w:tcPr>
          <w:p w14:paraId="08CCFCB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Virginia, United States of America</w:t>
            </w:r>
          </w:p>
        </w:tc>
        <w:tc>
          <w:tcPr>
            <w:tcW w:w="1235" w:type="pct"/>
            <w:noWrap/>
            <w:hideMark/>
          </w:tcPr>
          <w:p w14:paraId="3B072D1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45581DAE" w14:textId="77777777" w:rsidTr="006A19A4">
        <w:trPr>
          <w:trHeight w:val="300"/>
        </w:trPr>
        <w:tc>
          <w:tcPr>
            <w:tcW w:w="718" w:type="pct"/>
            <w:noWrap/>
            <w:hideMark/>
          </w:tcPr>
          <w:p w14:paraId="25EF285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w:t>
            </w:r>
          </w:p>
        </w:tc>
        <w:tc>
          <w:tcPr>
            <w:tcW w:w="1164" w:type="pct"/>
            <w:noWrap/>
            <w:hideMark/>
          </w:tcPr>
          <w:p w14:paraId="62EB981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0336F90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Beja, Portugal</w:t>
            </w:r>
          </w:p>
        </w:tc>
        <w:tc>
          <w:tcPr>
            <w:tcW w:w="1235" w:type="pct"/>
            <w:noWrap/>
            <w:hideMark/>
          </w:tcPr>
          <w:p w14:paraId="6EFB9A3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212DA447" w14:textId="77777777" w:rsidTr="006A19A4">
        <w:trPr>
          <w:trHeight w:val="300"/>
        </w:trPr>
        <w:tc>
          <w:tcPr>
            <w:tcW w:w="718" w:type="pct"/>
            <w:noWrap/>
            <w:hideMark/>
          </w:tcPr>
          <w:p w14:paraId="607763C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Alabama</w:t>
            </w:r>
          </w:p>
        </w:tc>
        <w:tc>
          <w:tcPr>
            <w:tcW w:w="1164" w:type="pct"/>
            <w:noWrap/>
            <w:hideMark/>
          </w:tcPr>
          <w:p w14:paraId="5F3B41F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7F5DE8C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British Columbia, Canada</w:t>
            </w:r>
          </w:p>
        </w:tc>
        <w:tc>
          <w:tcPr>
            <w:tcW w:w="1235" w:type="pct"/>
            <w:noWrap/>
            <w:hideMark/>
          </w:tcPr>
          <w:p w14:paraId="50B7406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78A136E9" w14:textId="77777777" w:rsidTr="006A19A4">
        <w:trPr>
          <w:trHeight w:val="300"/>
        </w:trPr>
        <w:tc>
          <w:tcPr>
            <w:tcW w:w="718" w:type="pct"/>
            <w:noWrap/>
            <w:hideMark/>
          </w:tcPr>
          <w:p w14:paraId="6F0405D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w:t>
            </w:r>
          </w:p>
        </w:tc>
        <w:tc>
          <w:tcPr>
            <w:tcW w:w="1164" w:type="pct"/>
            <w:noWrap/>
            <w:hideMark/>
          </w:tcPr>
          <w:p w14:paraId="0861F9D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31BA0E5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British Columbia, Canada</w:t>
            </w:r>
          </w:p>
        </w:tc>
        <w:tc>
          <w:tcPr>
            <w:tcW w:w="1235" w:type="pct"/>
            <w:noWrap/>
            <w:hideMark/>
          </w:tcPr>
          <w:p w14:paraId="49C3D3C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2EE50778" w14:textId="77777777" w:rsidTr="006A19A4">
        <w:trPr>
          <w:trHeight w:val="300"/>
        </w:trPr>
        <w:tc>
          <w:tcPr>
            <w:tcW w:w="718" w:type="pct"/>
            <w:noWrap/>
            <w:hideMark/>
          </w:tcPr>
          <w:p w14:paraId="5BC487D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w:t>
            </w:r>
          </w:p>
        </w:tc>
        <w:tc>
          <w:tcPr>
            <w:tcW w:w="1164" w:type="pct"/>
            <w:noWrap/>
            <w:hideMark/>
          </w:tcPr>
          <w:p w14:paraId="1D9D605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3985936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Chiba, Japan</w:t>
            </w:r>
          </w:p>
        </w:tc>
        <w:tc>
          <w:tcPr>
            <w:tcW w:w="1235" w:type="pct"/>
            <w:noWrap/>
            <w:hideMark/>
          </w:tcPr>
          <w:p w14:paraId="547530F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61F9680C" w14:textId="77777777" w:rsidTr="006A19A4">
        <w:trPr>
          <w:trHeight w:val="300"/>
        </w:trPr>
        <w:tc>
          <w:tcPr>
            <w:tcW w:w="718" w:type="pct"/>
            <w:noWrap/>
            <w:hideMark/>
          </w:tcPr>
          <w:p w14:paraId="235C4AD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Alabama</w:t>
            </w:r>
          </w:p>
        </w:tc>
        <w:tc>
          <w:tcPr>
            <w:tcW w:w="1164" w:type="pct"/>
            <w:noWrap/>
            <w:hideMark/>
          </w:tcPr>
          <w:p w14:paraId="26B0793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5B28168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Connecticut, United States of America</w:t>
            </w:r>
          </w:p>
        </w:tc>
        <w:tc>
          <w:tcPr>
            <w:tcW w:w="1235" w:type="pct"/>
            <w:noWrap/>
            <w:hideMark/>
          </w:tcPr>
          <w:p w14:paraId="2BF49B5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233A49F5" w14:textId="77777777" w:rsidTr="006A19A4">
        <w:trPr>
          <w:trHeight w:val="300"/>
        </w:trPr>
        <w:tc>
          <w:tcPr>
            <w:tcW w:w="718" w:type="pct"/>
            <w:noWrap/>
            <w:hideMark/>
          </w:tcPr>
          <w:p w14:paraId="38197AB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w:t>
            </w:r>
          </w:p>
        </w:tc>
        <w:tc>
          <w:tcPr>
            <w:tcW w:w="1164" w:type="pct"/>
            <w:noWrap/>
            <w:hideMark/>
          </w:tcPr>
          <w:p w14:paraId="4485769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4F23CDA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Connecticut, United States of America</w:t>
            </w:r>
          </w:p>
        </w:tc>
        <w:tc>
          <w:tcPr>
            <w:tcW w:w="1235" w:type="pct"/>
            <w:noWrap/>
            <w:hideMark/>
          </w:tcPr>
          <w:p w14:paraId="2B958C7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4DCDAED8" w14:textId="77777777" w:rsidTr="006A19A4">
        <w:trPr>
          <w:trHeight w:val="300"/>
        </w:trPr>
        <w:tc>
          <w:tcPr>
            <w:tcW w:w="718" w:type="pct"/>
            <w:noWrap/>
            <w:hideMark/>
          </w:tcPr>
          <w:p w14:paraId="0E34139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Alabama</w:t>
            </w:r>
          </w:p>
        </w:tc>
        <w:tc>
          <w:tcPr>
            <w:tcW w:w="1164" w:type="pct"/>
            <w:noWrap/>
            <w:hideMark/>
          </w:tcPr>
          <w:p w14:paraId="7EE0950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08C1C2C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 United States of America</w:t>
            </w:r>
          </w:p>
        </w:tc>
        <w:tc>
          <w:tcPr>
            <w:tcW w:w="1235" w:type="pct"/>
            <w:noWrap/>
            <w:hideMark/>
          </w:tcPr>
          <w:p w14:paraId="0C5902D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3C22E8E8" w14:textId="77777777" w:rsidTr="006A19A4">
        <w:trPr>
          <w:trHeight w:val="300"/>
        </w:trPr>
        <w:tc>
          <w:tcPr>
            <w:tcW w:w="718" w:type="pct"/>
            <w:noWrap/>
            <w:hideMark/>
          </w:tcPr>
          <w:p w14:paraId="66B960A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w:t>
            </w:r>
          </w:p>
        </w:tc>
        <w:tc>
          <w:tcPr>
            <w:tcW w:w="1164" w:type="pct"/>
            <w:noWrap/>
            <w:hideMark/>
          </w:tcPr>
          <w:p w14:paraId="70BE75E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55BE33C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 United States of America</w:t>
            </w:r>
          </w:p>
        </w:tc>
        <w:tc>
          <w:tcPr>
            <w:tcW w:w="1235" w:type="pct"/>
            <w:noWrap/>
            <w:hideMark/>
          </w:tcPr>
          <w:p w14:paraId="7CD6165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09E0299F" w14:textId="77777777" w:rsidTr="006A19A4">
        <w:trPr>
          <w:trHeight w:val="300"/>
        </w:trPr>
        <w:tc>
          <w:tcPr>
            <w:tcW w:w="718" w:type="pct"/>
            <w:noWrap/>
            <w:hideMark/>
          </w:tcPr>
          <w:p w14:paraId="224DF13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w:t>
            </w:r>
          </w:p>
        </w:tc>
        <w:tc>
          <w:tcPr>
            <w:tcW w:w="1164" w:type="pct"/>
            <w:noWrap/>
            <w:hideMark/>
          </w:tcPr>
          <w:p w14:paraId="232B71C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54B9560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England, United Kingdom</w:t>
            </w:r>
          </w:p>
        </w:tc>
        <w:tc>
          <w:tcPr>
            <w:tcW w:w="1235" w:type="pct"/>
            <w:noWrap/>
            <w:hideMark/>
          </w:tcPr>
          <w:p w14:paraId="6526503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70</w:t>
            </w:r>
          </w:p>
        </w:tc>
      </w:tr>
      <w:tr w:rsidR="006A19A4" w:rsidRPr="006A19A4" w14:paraId="39B7BA11" w14:textId="77777777" w:rsidTr="006A19A4">
        <w:trPr>
          <w:trHeight w:val="300"/>
        </w:trPr>
        <w:tc>
          <w:tcPr>
            <w:tcW w:w="718" w:type="pct"/>
            <w:noWrap/>
            <w:hideMark/>
          </w:tcPr>
          <w:p w14:paraId="77A971D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w:t>
            </w:r>
          </w:p>
        </w:tc>
        <w:tc>
          <w:tcPr>
            <w:tcW w:w="1164" w:type="pct"/>
            <w:noWrap/>
            <w:hideMark/>
          </w:tcPr>
          <w:p w14:paraId="3A81C82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1FE797A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Flevoland, Netherlands</w:t>
            </w:r>
          </w:p>
        </w:tc>
        <w:tc>
          <w:tcPr>
            <w:tcW w:w="1235" w:type="pct"/>
            <w:noWrap/>
            <w:hideMark/>
          </w:tcPr>
          <w:p w14:paraId="12B15FD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69EFFB0A" w14:textId="77777777" w:rsidTr="006A19A4">
        <w:trPr>
          <w:trHeight w:val="300"/>
        </w:trPr>
        <w:tc>
          <w:tcPr>
            <w:tcW w:w="718" w:type="pct"/>
            <w:noWrap/>
            <w:hideMark/>
          </w:tcPr>
          <w:p w14:paraId="5869DFA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Alabama</w:t>
            </w:r>
          </w:p>
        </w:tc>
        <w:tc>
          <w:tcPr>
            <w:tcW w:w="1164" w:type="pct"/>
            <w:noWrap/>
            <w:hideMark/>
          </w:tcPr>
          <w:p w14:paraId="70B64D2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1CBACD8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Florida, United States of America</w:t>
            </w:r>
          </w:p>
        </w:tc>
        <w:tc>
          <w:tcPr>
            <w:tcW w:w="1235" w:type="pct"/>
            <w:noWrap/>
            <w:hideMark/>
          </w:tcPr>
          <w:p w14:paraId="456C61C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4E40381F" w14:textId="77777777" w:rsidTr="006A19A4">
        <w:trPr>
          <w:trHeight w:val="300"/>
        </w:trPr>
        <w:tc>
          <w:tcPr>
            <w:tcW w:w="718" w:type="pct"/>
            <w:noWrap/>
            <w:hideMark/>
          </w:tcPr>
          <w:p w14:paraId="367E901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w:t>
            </w:r>
          </w:p>
        </w:tc>
        <w:tc>
          <w:tcPr>
            <w:tcW w:w="1164" w:type="pct"/>
            <w:noWrap/>
            <w:hideMark/>
          </w:tcPr>
          <w:p w14:paraId="306B8E7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294439B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Florida, United States of America</w:t>
            </w:r>
          </w:p>
        </w:tc>
        <w:tc>
          <w:tcPr>
            <w:tcW w:w="1235" w:type="pct"/>
            <w:noWrap/>
            <w:hideMark/>
          </w:tcPr>
          <w:p w14:paraId="396762A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5D754840" w14:textId="77777777" w:rsidTr="006A19A4">
        <w:trPr>
          <w:trHeight w:val="300"/>
        </w:trPr>
        <w:tc>
          <w:tcPr>
            <w:tcW w:w="718" w:type="pct"/>
            <w:noWrap/>
            <w:hideMark/>
          </w:tcPr>
          <w:p w14:paraId="10B5D17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w:t>
            </w:r>
          </w:p>
        </w:tc>
        <w:tc>
          <w:tcPr>
            <w:tcW w:w="1164" w:type="pct"/>
            <w:noWrap/>
            <w:hideMark/>
          </w:tcPr>
          <w:p w14:paraId="2A323BD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642D9C7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Friesland, Netherlands</w:t>
            </w:r>
          </w:p>
        </w:tc>
        <w:tc>
          <w:tcPr>
            <w:tcW w:w="1235" w:type="pct"/>
            <w:noWrap/>
            <w:hideMark/>
          </w:tcPr>
          <w:p w14:paraId="44D93FE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0568985F" w14:textId="77777777" w:rsidTr="006A19A4">
        <w:trPr>
          <w:trHeight w:val="300"/>
        </w:trPr>
        <w:tc>
          <w:tcPr>
            <w:tcW w:w="718" w:type="pct"/>
            <w:noWrap/>
            <w:hideMark/>
          </w:tcPr>
          <w:p w14:paraId="7761961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w:t>
            </w:r>
          </w:p>
        </w:tc>
        <w:tc>
          <w:tcPr>
            <w:tcW w:w="1164" w:type="pct"/>
            <w:noWrap/>
            <w:hideMark/>
          </w:tcPr>
          <w:p w14:paraId="75C7DE3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0FA42F7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Fukushima, Japan</w:t>
            </w:r>
          </w:p>
        </w:tc>
        <w:tc>
          <w:tcPr>
            <w:tcW w:w="1235" w:type="pct"/>
            <w:noWrap/>
            <w:hideMark/>
          </w:tcPr>
          <w:p w14:paraId="28BD68C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66C4E3E3" w14:textId="77777777" w:rsidTr="006A19A4">
        <w:trPr>
          <w:trHeight w:val="300"/>
        </w:trPr>
        <w:tc>
          <w:tcPr>
            <w:tcW w:w="718" w:type="pct"/>
            <w:noWrap/>
            <w:hideMark/>
          </w:tcPr>
          <w:p w14:paraId="18AA295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w:t>
            </w:r>
          </w:p>
        </w:tc>
        <w:tc>
          <w:tcPr>
            <w:tcW w:w="1164" w:type="pct"/>
            <w:noWrap/>
            <w:hideMark/>
          </w:tcPr>
          <w:p w14:paraId="5300A44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5AAA2D8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Gelderland, Netherlands</w:t>
            </w:r>
          </w:p>
        </w:tc>
        <w:tc>
          <w:tcPr>
            <w:tcW w:w="1235" w:type="pct"/>
            <w:noWrap/>
            <w:hideMark/>
          </w:tcPr>
          <w:p w14:paraId="4DA24F3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46</w:t>
            </w:r>
          </w:p>
        </w:tc>
      </w:tr>
      <w:tr w:rsidR="006A19A4" w:rsidRPr="006A19A4" w14:paraId="510573C5" w14:textId="77777777" w:rsidTr="006A19A4">
        <w:trPr>
          <w:trHeight w:val="300"/>
        </w:trPr>
        <w:tc>
          <w:tcPr>
            <w:tcW w:w="718" w:type="pct"/>
            <w:noWrap/>
            <w:hideMark/>
          </w:tcPr>
          <w:p w14:paraId="2A677A8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w:t>
            </w:r>
          </w:p>
        </w:tc>
        <w:tc>
          <w:tcPr>
            <w:tcW w:w="1164" w:type="pct"/>
            <w:noWrap/>
            <w:hideMark/>
          </w:tcPr>
          <w:p w14:paraId="5ED502B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2CD6B0C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Groningen, Netherlands</w:t>
            </w:r>
          </w:p>
        </w:tc>
        <w:tc>
          <w:tcPr>
            <w:tcW w:w="1235" w:type="pct"/>
            <w:noWrap/>
            <w:hideMark/>
          </w:tcPr>
          <w:p w14:paraId="43488AE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5DCB440A" w14:textId="77777777" w:rsidTr="006A19A4">
        <w:trPr>
          <w:trHeight w:val="300"/>
        </w:trPr>
        <w:tc>
          <w:tcPr>
            <w:tcW w:w="718" w:type="pct"/>
            <w:noWrap/>
            <w:hideMark/>
          </w:tcPr>
          <w:p w14:paraId="59371AB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w:t>
            </w:r>
          </w:p>
        </w:tc>
        <w:tc>
          <w:tcPr>
            <w:tcW w:w="1164" w:type="pct"/>
            <w:noWrap/>
            <w:hideMark/>
          </w:tcPr>
          <w:p w14:paraId="3208C9A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162BF59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Hokkaido, Japan</w:t>
            </w:r>
          </w:p>
        </w:tc>
        <w:tc>
          <w:tcPr>
            <w:tcW w:w="1235" w:type="pct"/>
            <w:noWrap/>
            <w:hideMark/>
          </w:tcPr>
          <w:p w14:paraId="2F795C0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15</w:t>
            </w:r>
          </w:p>
        </w:tc>
      </w:tr>
      <w:tr w:rsidR="006A19A4" w:rsidRPr="006A19A4" w14:paraId="3F613B4B" w14:textId="77777777" w:rsidTr="006A19A4">
        <w:trPr>
          <w:trHeight w:val="300"/>
        </w:trPr>
        <w:tc>
          <w:tcPr>
            <w:tcW w:w="718" w:type="pct"/>
            <w:noWrap/>
            <w:hideMark/>
          </w:tcPr>
          <w:p w14:paraId="59FE1DE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Alabama</w:t>
            </w:r>
          </w:p>
        </w:tc>
        <w:tc>
          <w:tcPr>
            <w:tcW w:w="1164" w:type="pct"/>
            <w:noWrap/>
            <w:hideMark/>
          </w:tcPr>
          <w:p w14:paraId="04CD304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4EC30BE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Indiana, United States of America</w:t>
            </w:r>
          </w:p>
        </w:tc>
        <w:tc>
          <w:tcPr>
            <w:tcW w:w="1235" w:type="pct"/>
            <w:noWrap/>
            <w:hideMark/>
          </w:tcPr>
          <w:p w14:paraId="2BADA35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w:t>
            </w:r>
          </w:p>
        </w:tc>
      </w:tr>
      <w:tr w:rsidR="006A19A4" w:rsidRPr="006A19A4" w14:paraId="4425AD06" w14:textId="77777777" w:rsidTr="006A19A4">
        <w:trPr>
          <w:trHeight w:val="300"/>
        </w:trPr>
        <w:tc>
          <w:tcPr>
            <w:tcW w:w="718" w:type="pct"/>
            <w:noWrap/>
            <w:hideMark/>
          </w:tcPr>
          <w:p w14:paraId="102C868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w:t>
            </w:r>
          </w:p>
        </w:tc>
        <w:tc>
          <w:tcPr>
            <w:tcW w:w="1164" w:type="pct"/>
            <w:noWrap/>
            <w:hideMark/>
          </w:tcPr>
          <w:p w14:paraId="17320AE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75D88D7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Indiana, United States of America</w:t>
            </w:r>
          </w:p>
        </w:tc>
        <w:tc>
          <w:tcPr>
            <w:tcW w:w="1235" w:type="pct"/>
            <w:noWrap/>
            <w:hideMark/>
          </w:tcPr>
          <w:p w14:paraId="0FB8EB4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w:t>
            </w:r>
          </w:p>
        </w:tc>
      </w:tr>
      <w:tr w:rsidR="006A19A4" w:rsidRPr="006A19A4" w14:paraId="132497FA" w14:textId="77777777" w:rsidTr="006A19A4">
        <w:trPr>
          <w:trHeight w:val="300"/>
        </w:trPr>
        <w:tc>
          <w:tcPr>
            <w:tcW w:w="718" w:type="pct"/>
            <w:noWrap/>
            <w:hideMark/>
          </w:tcPr>
          <w:p w14:paraId="746B908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Alabama</w:t>
            </w:r>
          </w:p>
        </w:tc>
        <w:tc>
          <w:tcPr>
            <w:tcW w:w="1164" w:type="pct"/>
            <w:noWrap/>
            <w:hideMark/>
          </w:tcPr>
          <w:p w14:paraId="5D95551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44EEA53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Iowa, United States of America</w:t>
            </w:r>
          </w:p>
        </w:tc>
        <w:tc>
          <w:tcPr>
            <w:tcW w:w="1235" w:type="pct"/>
            <w:noWrap/>
            <w:hideMark/>
          </w:tcPr>
          <w:p w14:paraId="124599A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42CAD936" w14:textId="77777777" w:rsidTr="006A19A4">
        <w:trPr>
          <w:trHeight w:val="300"/>
        </w:trPr>
        <w:tc>
          <w:tcPr>
            <w:tcW w:w="718" w:type="pct"/>
            <w:noWrap/>
            <w:hideMark/>
          </w:tcPr>
          <w:p w14:paraId="7DE7126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w:t>
            </w:r>
          </w:p>
        </w:tc>
        <w:tc>
          <w:tcPr>
            <w:tcW w:w="1164" w:type="pct"/>
            <w:noWrap/>
            <w:hideMark/>
          </w:tcPr>
          <w:p w14:paraId="24BA0FA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10F7347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Iowa, United States of America</w:t>
            </w:r>
          </w:p>
        </w:tc>
        <w:tc>
          <w:tcPr>
            <w:tcW w:w="1235" w:type="pct"/>
            <w:noWrap/>
            <w:hideMark/>
          </w:tcPr>
          <w:p w14:paraId="76A5697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23D32A0F" w14:textId="77777777" w:rsidTr="006A19A4">
        <w:trPr>
          <w:trHeight w:val="300"/>
        </w:trPr>
        <w:tc>
          <w:tcPr>
            <w:tcW w:w="718" w:type="pct"/>
            <w:noWrap/>
            <w:hideMark/>
          </w:tcPr>
          <w:p w14:paraId="7AFBB94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w:t>
            </w:r>
          </w:p>
        </w:tc>
        <w:tc>
          <w:tcPr>
            <w:tcW w:w="1164" w:type="pct"/>
            <w:noWrap/>
            <w:hideMark/>
          </w:tcPr>
          <w:p w14:paraId="25FF5EF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50E9F32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Isle of Man, United Kingdom</w:t>
            </w:r>
          </w:p>
        </w:tc>
        <w:tc>
          <w:tcPr>
            <w:tcW w:w="1235" w:type="pct"/>
            <w:noWrap/>
            <w:hideMark/>
          </w:tcPr>
          <w:p w14:paraId="3A211FF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01F3E3E0" w14:textId="77777777" w:rsidTr="006A19A4">
        <w:trPr>
          <w:trHeight w:val="300"/>
        </w:trPr>
        <w:tc>
          <w:tcPr>
            <w:tcW w:w="718" w:type="pct"/>
            <w:noWrap/>
            <w:hideMark/>
          </w:tcPr>
          <w:p w14:paraId="77013C3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w:t>
            </w:r>
          </w:p>
        </w:tc>
        <w:tc>
          <w:tcPr>
            <w:tcW w:w="1164" w:type="pct"/>
            <w:noWrap/>
            <w:hideMark/>
          </w:tcPr>
          <w:p w14:paraId="056F0D3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105B336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Iwate, Japan</w:t>
            </w:r>
          </w:p>
        </w:tc>
        <w:tc>
          <w:tcPr>
            <w:tcW w:w="1235" w:type="pct"/>
            <w:noWrap/>
            <w:hideMark/>
          </w:tcPr>
          <w:p w14:paraId="15D0AFC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w:t>
            </w:r>
          </w:p>
        </w:tc>
      </w:tr>
      <w:tr w:rsidR="006A19A4" w:rsidRPr="006A19A4" w14:paraId="501026AE" w14:textId="77777777" w:rsidTr="006A19A4">
        <w:trPr>
          <w:trHeight w:val="300"/>
        </w:trPr>
        <w:tc>
          <w:tcPr>
            <w:tcW w:w="718" w:type="pct"/>
            <w:noWrap/>
            <w:hideMark/>
          </w:tcPr>
          <w:p w14:paraId="0479AA8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Alabama</w:t>
            </w:r>
          </w:p>
        </w:tc>
        <w:tc>
          <w:tcPr>
            <w:tcW w:w="1164" w:type="pct"/>
            <w:noWrap/>
            <w:hideMark/>
          </w:tcPr>
          <w:p w14:paraId="4A9069B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2135874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Kentucky, United States of America</w:t>
            </w:r>
          </w:p>
        </w:tc>
        <w:tc>
          <w:tcPr>
            <w:tcW w:w="1235" w:type="pct"/>
            <w:noWrap/>
            <w:hideMark/>
          </w:tcPr>
          <w:p w14:paraId="1D93F44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65E39E18" w14:textId="77777777" w:rsidTr="006A19A4">
        <w:trPr>
          <w:trHeight w:val="300"/>
        </w:trPr>
        <w:tc>
          <w:tcPr>
            <w:tcW w:w="718" w:type="pct"/>
            <w:noWrap/>
            <w:hideMark/>
          </w:tcPr>
          <w:p w14:paraId="16A8D2F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w:t>
            </w:r>
          </w:p>
        </w:tc>
        <w:tc>
          <w:tcPr>
            <w:tcW w:w="1164" w:type="pct"/>
            <w:noWrap/>
            <w:hideMark/>
          </w:tcPr>
          <w:p w14:paraId="65B1AA2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6BD8F63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Kentucky, United States of America</w:t>
            </w:r>
          </w:p>
        </w:tc>
        <w:tc>
          <w:tcPr>
            <w:tcW w:w="1235" w:type="pct"/>
            <w:noWrap/>
            <w:hideMark/>
          </w:tcPr>
          <w:p w14:paraId="7D69FB8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23CB47F5" w14:textId="77777777" w:rsidTr="006A19A4">
        <w:trPr>
          <w:trHeight w:val="300"/>
        </w:trPr>
        <w:tc>
          <w:tcPr>
            <w:tcW w:w="718" w:type="pct"/>
            <w:noWrap/>
            <w:hideMark/>
          </w:tcPr>
          <w:p w14:paraId="6834EB2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w:t>
            </w:r>
          </w:p>
        </w:tc>
        <w:tc>
          <w:tcPr>
            <w:tcW w:w="1164" w:type="pct"/>
            <w:noWrap/>
            <w:hideMark/>
          </w:tcPr>
          <w:p w14:paraId="512D978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5D1BBD0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Kyoto, Japan</w:t>
            </w:r>
          </w:p>
        </w:tc>
        <w:tc>
          <w:tcPr>
            <w:tcW w:w="1235" w:type="pct"/>
            <w:noWrap/>
            <w:hideMark/>
          </w:tcPr>
          <w:p w14:paraId="0C2FE0A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3DD41067" w14:textId="77777777" w:rsidTr="006A19A4">
        <w:trPr>
          <w:trHeight w:val="300"/>
        </w:trPr>
        <w:tc>
          <w:tcPr>
            <w:tcW w:w="718" w:type="pct"/>
            <w:noWrap/>
            <w:hideMark/>
          </w:tcPr>
          <w:p w14:paraId="4894463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w:t>
            </w:r>
          </w:p>
        </w:tc>
        <w:tc>
          <w:tcPr>
            <w:tcW w:w="1164" w:type="pct"/>
            <w:noWrap/>
            <w:hideMark/>
          </w:tcPr>
          <w:p w14:paraId="7B55848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1AC9971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Limburg, Netherlands</w:t>
            </w:r>
          </w:p>
        </w:tc>
        <w:tc>
          <w:tcPr>
            <w:tcW w:w="1235" w:type="pct"/>
            <w:noWrap/>
            <w:hideMark/>
          </w:tcPr>
          <w:p w14:paraId="42B53C3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263D97C1" w14:textId="77777777" w:rsidTr="006A19A4">
        <w:trPr>
          <w:trHeight w:val="300"/>
        </w:trPr>
        <w:tc>
          <w:tcPr>
            <w:tcW w:w="718" w:type="pct"/>
            <w:noWrap/>
            <w:hideMark/>
          </w:tcPr>
          <w:p w14:paraId="0B86140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w:t>
            </w:r>
          </w:p>
        </w:tc>
        <w:tc>
          <w:tcPr>
            <w:tcW w:w="1164" w:type="pct"/>
            <w:noWrap/>
            <w:hideMark/>
          </w:tcPr>
          <w:p w14:paraId="31BA93B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5DC1275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Lisboa, Portugal</w:t>
            </w:r>
          </w:p>
        </w:tc>
        <w:tc>
          <w:tcPr>
            <w:tcW w:w="1235" w:type="pct"/>
            <w:noWrap/>
            <w:hideMark/>
          </w:tcPr>
          <w:p w14:paraId="560F5BB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w:t>
            </w:r>
          </w:p>
        </w:tc>
      </w:tr>
      <w:tr w:rsidR="006A19A4" w:rsidRPr="006A19A4" w14:paraId="58D3F09F" w14:textId="77777777" w:rsidTr="006A19A4">
        <w:trPr>
          <w:trHeight w:val="300"/>
        </w:trPr>
        <w:tc>
          <w:tcPr>
            <w:tcW w:w="718" w:type="pct"/>
            <w:noWrap/>
            <w:hideMark/>
          </w:tcPr>
          <w:p w14:paraId="23F383A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Alabama</w:t>
            </w:r>
          </w:p>
        </w:tc>
        <w:tc>
          <w:tcPr>
            <w:tcW w:w="1164" w:type="pct"/>
            <w:noWrap/>
            <w:hideMark/>
          </w:tcPr>
          <w:p w14:paraId="500E94E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5A72553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Maine, United States of America</w:t>
            </w:r>
          </w:p>
        </w:tc>
        <w:tc>
          <w:tcPr>
            <w:tcW w:w="1235" w:type="pct"/>
            <w:noWrap/>
            <w:hideMark/>
          </w:tcPr>
          <w:p w14:paraId="6F3B811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146B7DEF" w14:textId="77777777" w:rsidTr="006A19A4">
        <w:trPr>
          <w:trHeight w:val="300"/>
        </w:trPr>
        <w:tc>
          <w:tcPr>
            <w:tcW w:w="718" w:type="pct"/>
            <w:noWrap/>
            <w:hideMark/>
          </w:tcPr>
          <w:p w14:paraId="55C2F67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w:t>
            </w:r>
          </w:p>
        </w:tc>
        <w:tc>
          <w:tcPr>
            <w:tcW w:w="1164" w:type="pct"/>
            <w:noWrap/>
            <w:hideMark/>
          </w:tcPr>
          <w:p w14:paraId="337683A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64A6907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Maine, United States of America</w:t>
            </w:r>
          </w:p>
        </w:tc>
        <w:tc>
          <w:tcPr>
            <w:tcW w:w="1235" w:type="pct"/>
            <w:noWrap/>
            <w:hideMark/>
          </w:tcPr>
          <w:p w14:paraId="6501E2E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34499099" w14:textId="77777777" w:rsidTr="006A19A4">
        <w:trPr>
          <w:trHeight w:val="300"/>
        </w:trPr>
        <w:tc>
          <w:tcPr>
            <w:tcW w:w="718" w:type="pct"/>
            <w:noWrap/>
            <w:hideMark/>
          </w:tcPr>
          <w:p w14:paraId="7ACAF98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lastRenderedPageBreak/>
              <w:t>Alabama</w:t>
            </w:r>
          </w:p>
        </w:tc>
        <w:tc>
          <w:tcPr>
            <w:tcW w:w="1164" w:type="pct"/>
            <w:noWrap/>
            <w:hideMark/>
          </w:tcPr>
          <w:p w14:paraId="57D2FF9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54A3239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Maryland, United States of America</w:t>
            </w:r>
          </w:p>
        </w:tc>
        <w:tc>
          <w:tcPr>
            <w:tcW w:w="1235" w:type="pct"/>
            <w:noWrap/>
            <w:hideMark/>
          </w:tcPr>
          <w:p w14:paraId="1198F70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112BC9B1" w14:textId="77777777" w:rsidTr="006A19A4">
        <w:trPr>
          <w:trHeight w:val="300"/>
        </w:trPr>
        <w:tc>
          <w:tcPr>
            <w:tcW w:w="718" w:type="pct"/>
            <w:noWrap/>
            <w:hideMark/>
          </w:tcPr>
          <w:p w14:paraId="053D1B3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w:t>
            </w:r>
          </w:p>
        </w:tc>
        <w:tc>
          <w:tcPr>
            <w:tcW w:w="1164" w:type="pct"/>
            <w:noWrap/>
            <w:hideMark/>
          </w:tcPr>
          <w:p w14:paraId="144AF55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1AB1C51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Maryland, United States of America</w:t>
            </w:r>
          </w:p>
        </w:tc>
        <w:tc>
          <w:tcPr>
            <w:tcW w:w="1235" w:type="pct"/>
            <w:noWrap/>
            <w:hideMark/>
          </w:tcPr>
          <w:p w14:paraId="30E30B0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4648A0A8" w14:textId="77777777" w:rsidTr="006A19A4">
        <w:trPr>
          <w:trHeight w:val="300"/>
        </w:trPr>
        <w:tc>
          <w:tcPr>
            <w:tcW w:w="718" w:type="pct"/>
            <w:noWrap/>
            <w:hideMark/>
          </w:tcPr>
          <w:p w14:paraId="57E5483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Alabama</w:t>
            </w:r>
          </w:p>
        </w:tc>
        <w:tc>
          <w:tcPr>
            <w:tcW w:w="1164" w:type="pct"/>
            <w:noWrap/>
            <w:hideMark/>
          </w:tcPr>
          <w:p w14:paraId="121059A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184CE05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Brunswick, Canada</w:t>
            </w:r>
          </w:p>
        </w:tc>
        <w:tc>
          <w:tcPr>
            <w:tcW w:w="1235" w:type="pct"/>
            <w:noWrap/>
            <w:hideMark/>
          </w:tcPr>
          <w:p w14:paraId="5847670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18</w:t>
            </w:r>
          </w:p>
        </w:tc>
      </w:tr>
      <w:tr w:rsidR="006A19A4" w:rsidRPr="006A19A4" w14:paraId="619631A3" w14:textId="77777777" w:rsidTr="006A19A4">
        <w:trPr>
          <w:trHeight w:val="300"/>
        </w:trPr>
        <w:tc>
          <w:tcPr>
            <w:tcW w:w="718" w:type="pct"/>
            <w:noWrap/>
            <w:hideMark/>
          </w:tcPr>
          <w:p w14:paraId="6B48257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w:t>
            </w:r>
          </w:p>
        </w:tc>
        <w:tc>
          <w:tcPr>
            <w:tcW w:w="1164" w:type="pct"/>
            <w:noWrap/>
            <w:hideMark/>
          </w:tcPr>
          <w:p w14:paraId="49D16D2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0254D91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Brunswick, Canada</w:t>
            </w:r>
          </w:p>
        </w:tc>
        <w:tc>
          <w:tcPr>
            <w:tcW w:w="1235" w:type="pct"/>
            <w:noWrap/>
            <w:hideMark/>
          </w:tcPr>
          <w:p w14:paraId="0C1A21F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18</w:t>
            </w:r>
          </w:p>
        </w:tc>
      </w:tr>
      <w:tr w:rsidR="006A19A4" w:rsidRPr="006A19A4" w14:paraId="23D3C4BD" w14:textId="77777777" w:rsidTr="006A19A4">
        <w:trPr>
          <w:trHeight w:val="300"/>
        </w:trPr>
        <w:tc>
          <w:tcPr>
            <w:tcW w:w="718" w:type="pct"/>
            <w:noWrap/>
            <w:hideMark/>
          </w:tcPr>
          <w:p w14:paraId="59FB256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Alabama</w:t>
            </w:r>
          </w:p>
        </w:tc>
        <w:tc>
          <w:tcPr>
            <w:tcW w:w="1164" w:type="pct"/>
            <w:noWrap/>
            <w:hideMark/>
          </w:tcPr>
          <w:p w14:paraId="12D7B4B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783DB74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Hampshire, United States of America</w:t>
            </w:r>
          </w:p>
        </w:tc>
        <w:tc>
          <w:tcPr>
            <w:tcW w:w="1235" w:type="pct"/>
            <w:noWrap/>
            <w:hideMark/>
          </w:tcPr>
          <w:p w14:paraId="72AE4D2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5EED4571" w14:textId="77777777" w:rsidTr="006A19A4">
        <w:trPr>
          <w:trHeight w:val="300"/>
        </w:trPr>
        <w:tc>
          <w:tcPr>
            <w:tcW w:w="718" w:type="pct"/>
            <w:noWrap/>
            <w:hideMark/>
          </w:tcPr>
          <w:p w14:paraId="0E2F573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w:t>
            </w:r>
          </w:p>
        </w:tc>
        <w:tc>
          <w:tcPr>
            <w:tcW w:w="1164" w:type="pct"/>
            <w:noWrap/>
            <w:hideMark/>
          </w:tcPr>
          <w:p w14:paraId="4931703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08AA86E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Hampshire, United States of America</w:t>
            </w:r>
          </w:p>
        </w:tc>
        <w:tc>
          <w:tcPr>
            <w:tcW w:w="1235" w:type="pct"/>
            <w:noWrap/>
            <w:hideMark/>
          </w:tcPr>
          <w:p w14:paraId="110744F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63956839" w14:textId="77777777" w:rsidTr="006A19A4">
        <w:trPr>
          <w:trHeight w:val="300"/>
        </w:trPr>
        <w:tc>
          <w:tcPr>
            <w:tcW w:w="718" w:type="pct"/>
            <w:noWrap/>
            <w:hideMark/>
          </w:tcPr>
          <w:p w14:paraId="4F8DE31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Alabama</w:t>
            </w:r>
          </w:p>
        </w:tc>
        <w:tc>
          <w:tcPr>
            <w:tcW w:w="1164" w:type="pct"/>
            <w:noWrap/>
            <w:hideMark/>
          </w:tcPr>
          <w:p w14:paraId="114E619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0702D57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 United States of America</w:t>
            </w:r>
          </w:p>
        </w:tc>
        <w:tc>
          <w:tcPr>
            <w:tcW w:w="1235" w:type="pct"/>
            <w:noWrap/>
            <w:hideMark/>
          </w:tcPr>
          <w:p w14:paraId="12C325F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w:t>
            </w:r>
          </w:p>
        </w:tc>
      </w:tr>
      <w:tr w:rsidR="006A19A4" w:rsidRPr="006A19A4" w14:paraId="0628577C" w14:textId="77777777" w:rsidTr="006A19A4">
        <w:trPr>
          <w:trHeight w:val="300"/>
        </w:trPr>
        <w:tc>
          <w:tcPr>
            <w:tcW w:w="718" w:type="pct"/>
            <w:noWrap/>
            <w:hideMark/>
          </w:tcPr>
          <w:p w14:paraId="75CC429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w:t>
            </w:r>
          </w:p>
        </w:tc>
        <w:tc>
          <w:tcPr>
            <w:tcW w:w="1164" w:type="pct"/>
            <w:noWrap/>
            <w:hideMark/>
          </w:tcPr>
          <w:p w14:paraId="3822E28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2D587EA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 United States of America</w:t>
            </w:r>
          </w:p>
        </w:tc>
        <w:tc>
          <w:tcPr>
            <w:tcW w:w="1235" w:type="pct"/>
            <w:noWrap/>
            <w:hideMark/>
          </w:tcPr>
          <w:p w14:paraId="36FF95F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w:t>
            </w:r>
          </w:p>
        </w:tc>
      </w:tr>
      <w:tr w:rsidR="006A19A4" w:rsidRPr="006A19A4" w14:paraId="1AB408E2" w14:textId="77777777" w:rsidTr="006A19A4">
        <w:trPr>
          <w:trHeight w:val="300"/>
        </w:trPr>
        <w:tc>
          <w:tcPr>
            <w:tcW w:w="718" w:type="pct"/>
            <w:noWrap/>
            <w:hideMark/>
          </w:tcPr>
          <w:p w14:paraId="54B0D91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w:t>
            </w:r>
          </w:p>
        </w:tc>
        <w:tc>
          <w:tcPr>
            <w:tcW w:w="1164" w:type="pct"/>
            <w:noWrap/>
            <w:hideMark/>
          </w:tcPr>
          <w:p w14:paraId="1F85CF5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6B6FA04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Noord-Brabant, Netherlands</w:t>
            </w:r>
          </w:p>
        </w:tc>
        <w:tc>
          <w:tcPr>
            <w:tcW w:w="1235" w:type="pct"/>
            <w:noWrap/>
            <w:hideMark/>
          </w:tcPr>
          <w:p w14:paraId="3464D10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20E539EF" w14:textId="77777777" w:rsidTr="006A19A4">
        <w:trPr>
          <w:trHeight w:val="300"/>
        </w:trPr>
        <w:tc>
          <w:tcPr>
            <w:tcW w:w="718" w:type="pct"/>
            <w:noWrap/>
            <w:hideMark/>
          </w:tcPr>
          <w:p w14:paraId="07C58BF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w:t>
            </w:r>
          </w:p>
        </w:tc>
        <w:tc>
          <w:tcPr>
            <w:tcW w:w="1164" w:type="pct"/>
            <w:noWrap/>
            <w:hideMark/>
          </w:tcPr>
          <w:p w14:paraId="409634C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5D729D4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Noord-Holland, Netherlands</w:t>
            </w:r>
          </w:p>
        </w:tc>
        <w:tc>
          <w:tcPr>
            <w:tcW w:w="1235" w:type="pct"/>
            <w:noWrap/>
            <w:hideMark/>
          </w:tcPr>
          <w:p w14:paraId="1108FD2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w:t>
            </w:r>
          </w:p>
        </w:tc>
      </w:tr>
      <w:tr w:rsidR="006A19A4" w:rsidRPr="006A19A4" w14:paraId="6771426A" w14:textId="77777777" w:rsidTr="006A19A4">
        <w:trPr>
          <w:trHeight w:val="300"/>
        </w:trPr>
        <w:tc>
          <w:tcPr>
            <w:tcW w:w="718" w:type="pct"/>
            <w:noWrap/>
            <w:hideMark/>
          </w:tcPr>
          <w:p w14:paraId="14EC3B1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Alabama</w:t>
            </w:r>
          </w:p>
        </w:tc>
        <w:tc>
          <w:tcPr>
            <w:tcW w:w="1164" w:type="pct"/>
            <w:noWrap/>
            <w:hideMark/>
          </w:tcPr>
          <w:p w14:paraId="45A40D8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41A850B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Carolina, United States of America</w:t>
            </w:r>
          </w:p>
        </w:tc>
        <w:tc>
          <w:tcPr>
            <w:tcW w:w="1235" w:type="pct"/>
            <w:noWrap/>
            <w:hideMark/>
          </w:tcPr>
          <w:p w14:paraId="712D06F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7C53DDD5" w14:textId="77777777" w:rsidTr="006A19A4">
        <w:trPr>
          <w:trHeight w:val="300"/>
        </w:trPr>
        <w:tc>
          <w:tcPr>
            <w:tcW w:w="718" w:type="pct"/>
            <w:noWrap/>
            <w:hideMark/>
          </w:tcPr>
          <w:p w14:paraId="7F0DD31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w:t>
            </w:r>
          </w:p>
        </w:tc>
        <w:tc>
          <w:tcPr>
            <w:tcW w:w="1164" w:type="pct"/>
            <w:noWrap/>
            <w:hideMark/>
          </w:tcPr>
          <w:p w14:paraId="5069145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6A3E43E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Carolina, United States of America</w:t>
            </w:r>
          </w:p>
        </w:tc>
        <w:tc>
          <w:tcPr>
            <w:tcW w:w="1235" w:type="pct"/>
            <w:noWrap/>
            <w:hideMark/>
          </w:tcPr>
          <w:p w14:paraId="71C060F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2F676E1C" w14:textId="77777777" w:rsidTr="006A19A4">
        <w:trPr>
          <w:trHeight w:val="300"/>
        </w:trPr>
        <w:tc>
          <w:tcPr>
            <w:tcW w:w="718" w:type="pct"/>
            <w:noWrap/>
            <w:hideMark/>
          </w:tcPr>
          <w:p w14:paraId="38721DF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w:t>
            </w:r>
          </w:p>
        </w:tc>
        <w:tc>
          <w:tcPr>
            <w:tcW w:w="1164" w:type="pct"/>
            <w:noWrap/>
            <w:hideMark/>
          </w:tcPr>
          <w:p w14:paraId="0CF3F0E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056ECBC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Northern Ireland, United Kingdom</w:t>
            </w:r>
          </w:p>
        </w:tc>
        <w:tc>
          <w:tcPr>
            <w:tcW w:w="1235" w:type="pct"/>
            <w:noWrap/>
            <w:hideMark/>
          </w:tcPr>
          <w:p w14:paraId="068B772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375327A8" w14:textId="77777777" w:rsidTr="006A19A4">
        <w:trPr>
          <w:trHeight w:val="300"/>
        </w:trPr>
        <w:tc>
          <w:tcPr>
            <w:tcW w:w="718" w:type="pct"/>
            <w:noWrap/>
            <w:hideMark/>
          </w:tcPr>
          <w:p w14:paraId="2DF7F89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Alabama</w:t>
            </w:r>
          </w:p>
        </w:tc>
        <w:tc>
          <w:tcPr>
            <w:tcW w:w="1164" w:type="pct"/>
            <w:noWrap/>
            <w:hideMark/>
          </w:tcPr>
          <w:p w14:paraId="1D07CF0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4F9F3A0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Nova Scotia, Canada</w:t>
            </w:r>
          </w:p>
        </w:tc>
        <w:tc>
          <w:tcPr>
            <w:tcW w:w="1235" w:type="pct"/>
            <w:noWrap/>
            <w:hideMark/>
          </w:tcPr>
          <w:p w14:paraId="2A81241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39</w:t>
            </w:r>
          </w:p>
        </w:tc>
      </w:tr>
      <w:tr w:rsidR="006A19A4" w:rsidRPr="006A19A4" w14:paraId="7E9B743C" w14:textId="77777777" w:rsidTr="006A19A4">
        <w:trPr>
          <w:trHeight w:val="300"/>
        </w:trPr>
        <w:tc>
          <w:tcPr>
            <w:tcW w:w="718" w:type="pct"/>
            <w:noWrap/>
            <w:hideMark/>
          </w:tcPr>
          <w:p w14:paraId="0C25179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w:t>
            </w:r>
          </w:p>
        </w:tc>
        <w:tc>
          <w:tcPr>
            <w:tcW w:w="1164" w:type="pct"/>
            <w:noWrap/>
            <w:hideMark/>
          </w:tcPr>
          <w:p w14:paraId="0606171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32B0285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Nova Scotia, Canada</w:t>
            </w:r>
          </w:p>
        </w:tc>
        <w:tc>
          <w:tcPr>
            <w:tcW w:w="1235" w:type="pct"/>
            <w:noWrap/>
            <w:hideMark/>
          </w:tcPr>
          <w:p w14:paraId="2B0875C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39</w:t>
            </w:r>
          </w:p>
        </w:tc>
      </w:tr>
      <w:tr w:rsidR="006A19A4" w:rsidRPr="006A19A4" w14:paraId="3DADCBA3" w14:textId="77777777" w:rsidTr="006A19A4">
        <w:trPr>
          <w:trHeight w:val="300"/>
        </w:trPr>
        <w:tc>
          <w:tcPr>
            <w:tcW w:w="718" w:type="pct"/>
            <w:noWrap/>
            <w:hideMark/>
          </w:tcPr>
          <w:p w14:paraId="2CC7284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w:t>
            </w:r>
          </w:p>
        </w:tc>
        <w:tc>
          <w:tcPr>
            <w:tcW w:w="1164" w:type="pct"/>
            <w:noWrap/>
            <w:hideMark/>
          </w:tcPr>
          <w:p w14:paraId="6F61A0E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0F65DD90" w14:textId="77777777" w:rsidR="006A19A4" w:rsidRPr="006A19A4" w:rsidRDefault="006A19A4" w:rsidP="006A19A4">
            <w:pPr>
              <w:rPr>
                <w:rFonts w:ascii="Aptos Narrow" w:eastAsia="Times New Roman" w:hAnsi="Aptos Narrow" w:cs="Times New Roman"/>
                <w:color w:val="000000"/>
                <w:lang w:bidi="he-IL"/>
              </w:rPr>
            </w:pPr>
            <w:proofErr w:type="spellStart"/>
            <w:r w:rsidRPr="006A19A4">
              <w:rPr>
                <w:rFonts w:ascii="Aptos Narrow" w:eastAsia="Times New Roman" w:hAnsi="Aptos Narrow" w:cs="Times New Roman"/>
                <w:color w:val="000000"/>
                <w:lang w:bidi="he-IL"/>
              </w:rPr>
              <w:t>Overijssel</w:t>
            </w:r>
            <w:proofErr w:type="spellEnd"/>
            <w:r w:rsidRPr="006A19A4">
              <w:rPr>
                <w:rFonts w:ascii="Aptos Narrow" w:eastAsia="Times New Roman" w:hAnsi="Aptos Narrow" w:cs="Times New Roman"/>
                <w:color w:val="000000"/>
                <w:lang w:bidi="he-IL"/>
              </w:rPr>
              <w:t>, Netherlands</w:t>
            </w:r>
          </w:p>
        </w:tc>
        <w:tc>
          <w:tcPr>
            <w:tcW w:w="1235" w:type="pct"/>
            <w:noWrap/>
            <w:hideMark/>
          </w:tcPr>
          <w:p w14:paraId="51F1A0A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102F6CB8" w14:textId="77777777" w:rsidTr="006A19A4">
        <w:trPr>
          <w:trHeight w:val="300"/>
        </w:trPr>
        <w:tc>
          <w:tcPr>
            <w:tcW w:w="718" w:type="pct"/>
            <w:noWrap/>
            <w:hideMark/>
          </w:tcPr>
          <w:p w14:paraId="4F6A0E4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w:t>
            </w:r>
          </w:p>
        </w:tc>
        <w:tc>
          <w:tcPr>
            <w:tcW w:w="1164" w:type="pct"/>
            <w:noWrap/>
            <w:hideMark/>
          </w:tcPr>
          <w:p w14:paraId="32B34A8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233F23D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Scotland, United Kingdom</w:t>
            </w:r>
          </w:p>
        </w:tc>
        <w:tc>
          <w:tcPr>
            <w:tcW w:w="1235" w:type="pct"/>
            <w:noWrap/>
            <w:hideMark/>
          </w:tcPr>
          <w:p w14:paraId="484EC02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65</w:t>
            </w:r>
          </w:p>
        </w:tc>
      </w:tr>
      <w:tr w:rsidR="006A19A4" w:rsidRPr="006A19A4" w14:paraId="3C0775CF" w14:textId="77777777" w:rsidTr="006A19A4">
        <w:trPr>
          <w:trHeight w:val="300"/>
        </w:trPr>
        <w:tc>
          <w:tcPr>
            <w:tcW w:w="718" w:type="pct"/>
            <w:noWrap/>
            <w:hideMark/>
          </w:tcPr>
          <w:p w14:paraId="066A97A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w:t>
            </w:r>
          </w:p>
        </w:tc>
        <w:tc>
          <w:tcPr>
            <w:tcW w:w="1164" w:type="pct"/>
            <w:noWrap/>
            <w:hideMark/>
          </w:tcPr>
          <w:p w14:paraId="4249909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1B3D4C1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Utrecht, Netherlands</w:t>
            </w:r>
          </w:p>
        </w:tc>
        <w:tc>
          <w:tcPr>
            <w:tcW w:w="1235" w:type="pct"/>
            <w:noWrap/>
            <w:hideMark/>
          </w:tcPr>
          <w:p w14:paraId="199D20F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w:t>
            </w:r>
          </w:p>
        </w:tc>
      </w:tr>
      <w:tr w:rsidR="006A19A4" w:rsidRPr="006A19A4" w14:paraId="12394A36" w14:textId="77777777" w:rsidTr="006A19A4">
        <w:trPr>
          <w:trHeight w:val="300"/>
        </w:trPr>
        <w:tc>
          <w:tcPr>
            <w:tcW w:w="718" w:type="pct"/>
            <w:noWrap/>
            <w:hideMark/>
          </w:tcPr>
          <w:p w14:paraId="053F4F4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Alabama</w:t>
            </w:r>
          </w:p>
        </w:tc>
        <w:tc>
          <w:tcPr>
            <w:tcW w:w="1164" w:type="pct"/>
            <w:noWrap/>
            <w:hideMark/>
          </w:tcPr>
          <w:p w14:paraId="68D04E4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1A57AF3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Virginia, United States of America</w:t>
            </w:r>
          </w:p>
        </w:tc>
        <w:tc>
          <w:tcPr>
            <w:tcW w:w="1235" w:type="pct"/>
            <w:noWrap/>
            <w:hideMark/>
          </w:tcPr>
          <w:p w14:paraId="30E9BE6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60B13F11" w14:textId="77777777" w:rsidTr="006A19A4">
        <w:trPr>
          <w:trHeight w:val="300"/>
        </w:trPr>
        <w:tc>
          <w:tcPr>
            <w:tcW w:w="718" w:type="pct"/>
            <w:noWrap/>
            <w:hideMark/>
          </w:tcPr>
          <w:p w14:paraId="3AE0AB3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w:t>
            </w:r>
          </w:p>
        </w:tc>
        <w:tc>
          <w:tcPr>
            <w:tcW w:w="1164" w:type="pct"/>
            <w:noWrap/>
            <w:hideMark/>
          </w:tcPr>
          <w:p w14:paraId="5815669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480ED57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Virginia, United States of America</w:t>
            </w:r>
          </w:p>
        </w:tc>
        <w:tc>
          <w:tcPr>
            <w:tcW w:w="1235" w:type="pct"/>
            <w:noWrap/>
            <w:hideMark/>
          </w:tcPr>
          <w:p w14:paraId="7C1F87F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7B6BDBC8" w14:textId="77777777" w:rsidTr="006A19A4">
        <w:trPr>
          <w:trHeight w:val="300"/>
        </w:trPr>
        <w:tc>
          <w:tcPr>
            <w:tcW w:w="718" w:type="pct"/>
            <w:noWrap/>
            <w:hideMark/>
          </w:tcPr>
          <w:p w14:paraId="0ACD4BB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w:t>
            </w:r>
          </w:p>
        </w:tc>
        <w:tc>
          <w:tcPr>
            <w:tcW w:w="1164" w:type="pct"/>
            <w:noWrap/>
            <w:hideMark/>
          </w:tcPr>
          <w:p w14:paraId="00DE6B7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6FCDB91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Wales, United Kingdom</w:t>
            </w:r>
          </w:p>
        </w:tc>
        <w:tc>
          <w:tcPr>
            <w:tcW w:w="1235" w:type="pct"/>
            <w:noWrap/>
            <w:hideMark/>
          </w:tcPr>
          <w:p w14:paraId="42420FF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14</w:t>
            </w:r>
          </w:p>
        </w:tc>
      </w:tr>
      <w:tr w:rsidR="006A19A4" w:rsidRPr="006A19A4" w14:paraId="2894C63A" w14:textId="77777777" w:rsidTr="006A19A4">
        <w:trPr>
          <w:trHeight w:val="300"/>
        </w:trPr>
        <w:tc>
          <w:tcPr>
            <w:tcW w:w="718" w:type="pct"/>
            <w:noWrap/>
            <w:hideMark/>
          </w:tcPr>
          <w:p w14:paraId="73DB926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w:t>
            </w:r>
          </w:p>
        </w:tc>
        <w:tc>
          <w:tcPr>
            <w:tcW w:w="1164" w:type="pct"/>
            <w:noWrap/>
            <w:hideMark/>
          </w:tcPr>
          <w:p w14:paraId="498D225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2/23/2022</w:t>
            </w:r>
          </w:p>
        </w:tc>
        <w:tc>
          <w:tcPr>
            <w:tcW w:w="1883" w:type="pct"/>
            <w:noWrap/>
            <w:hideMark/>
          </w:tcPr>
          <w:p w14:paraId="466BF74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Zuid-Holland, Netherlands</w:t>
            </w:r>
          </w:p>
        </w:tc>
        <w:tc>
          <w:tcPr>
            <w:tcW w:w="1235" w:type="pct"/>
            <w:noWrap/>
            <w:hideMark/>
          </w:tcPr>
          <w:p w14:paraId="36F9CF5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25</w:t>
            </w:r>
          </w:p>
        </w:tc>
      </w:tr>
      <w:tr w:rsidR="006A19A4" w:rsidRPr="006A19A4" w14:paraId="49D400F2" w14:textId="77777777" w:rsidTr="006A19A4">
        <w:trPr>
          <w:trHeight w:val="300"/>
        </w:trPr>
        <w:tc>
          <w:tcPr>
            <w:tcW w:w="718" w:type="pct"/>
            <w:noWrap/>
            <w:hideMark/>
          </w:tcPr>
          <w:p w14:paraId="6E8575A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Missouri</w:t>
            </w:r>
          </w:p>
        </w:tc>
        <w:tc>
          <w:tcPr>
            <w:tcW w:w="1164" w:type="pct"/>
            <w:noWrap/>
            <w:hideMark/>
          </w:tcPr>
          <w:p w14:paraId="1100B9E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2/27/2022</w:t>
            </w:r>
          </w:p>
        </w:tc>
        <w:tc>
          <w:tcPr>
            <w:tcW w:w="1883" w:type="pct"/>
            <w:noWrap/>
            <w:hideMark/>
          </w:tcPr>
          <w:p w14:paraId="63E7B79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Alabama, United States of America</w:t>
            </w:r>
          </w:p>
        </w:tc>
        <w:tc>
          <w:tcPr>
            <w:tcW w:w="1235" w:type="pct"/>
            <w:noWrap/>
            <w:hideMark/>
          </w:tcPr>
          <w:p w14:paraId="4B7B074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6BFC0AEC" w14:textId="77777777" w:rsidTr="006A19A4">
        <w:trPr>
          <w:trHeight w:val="300"/>
        </w:trPr>
        <w:tc>
          <w:tcPr>
            <w:tcW w:w="718" w:type="pct"/>
            <w:noWrap/>
            <w:hideMark/>
          </w:tcPr>
          <w:p w14:paraId="653513E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Missouri</w:t>
            </w:r>
          </w:p>
        </w:tc>
        <w:tc>
          <w:tcPr>
            <w:tcW w:w="1164" w:type="pct"/>
            <w:noWrap/>
            <w:hideMark/>
          </w:tcPr>
          <w:p w14:paraId="404AB7B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2/27/2022</w:t>
            </w:r>
          </w:p>
        </w:tc>
        <w:tc>
          <w:tcPr>
            <w:tcW w:w="1883" w:type="pct"/>
            <w:noWrap/>
            <w:hideMark/>
          </w:tcPr>
          <w:p w14:paraId="0D7736B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British Columbia, Canada</w:t>
            </w:r>
          </w:p>
        </w:tc>
        <w:tc>
          <w:tcPr>
            <w:tcW w:w="1235" w:type="pct"/>
            <w:noWrap/>
            <w:hideMark/>
          </w:tcPr>
          <w:p w14:paraId="317B8DC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5D9BE1A7" w14:textId="77777777" w:rsidTr="006A19A4">
        <w:trPr>
          <w:trHeight w:val="300"/>
        </w:trPr>
        <w:tc>
          <w:tcPr>
            <w:tcW w:w="718" w:type="pct"/>
            <w:noWrap/>
            <w:hideMark/>
          </w:tcPr>
          <w:p w14:paraId="3F3BFFF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Missouri</w:t>
            </w:r>
          </w:p>
        </w:tc>
        <w:tc>
          <w:tcPr>
            <w:tcW w:w="1164" w:type="pct"/>
            <w:noWrap/>
            <w:hideMark/>
          </w:tcPr>
          <w:p w14:paraId="7BD66BE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2/27/2022</w:t>
            </w:r>
          </w:p>
        </w:tc>
        <w:tc>
          <w:tcPr>
            <w:tcW w:w="1883" w:type="pct"/>
            <w:noWrap/>
            <w:hideMark/>
          </w:tcPr>
          <w:p w14:paraId="6BF7902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Connecticut, United States of America</w:t>
            </w:r>
          </w:p>
        </w:tc>
        <w:tc>
          <w:tcPr>
            <w:tcW w:w="1235" w:type="pct"/>
            <w:noWrap/>
            <w:hideMark/>
          </w:tcPr>
          <w:p w14:paraId="1363255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689D75E0" w14:textId="77777777" w:rsidTr="006A19A4">
        <w:trPr>
          <w:trHeight w:val="300"/>
        </w:trPr>
        <w:tc>
          <w:tcPr>
            <w:tcW w:w="718" w:type="pct"/>
            <w:noWrap/>
            <w:hideMark/>
          </w:tcPr>
          <w:p w14:paraId="402CB13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Missouri</w:t>
            </w:r>
          </w:p>
        </w:tc>
        <w:tc>
          <w:tcPr>
            <w:tcW w:w="1164" w:type="pct"/>
            <w:noWrap/>
            <w:hideMark/>
          </w:tcPr>
          <w:p w14:paraId="0D9753E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2/27/2022</w:t>
            </w:r>
          </w:p>
        </w:tc>
        <w:tc>
          <w:tcPr>
            <w:tcW w:w="1883" w:type="pct"/>
            <w:noWrap/>
            <w:hideMark/>
          </w:tcPr>
          <w:p w14:paraId="0179FB3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 United States of America</w:t>
            </w:r>
          </w:p>
        </w:tc>
        <w:tc>
          <w:tcPr>
            <w:tcW w:w="1235" w:type="pct"/>
            <w:noWrap/>
            <w:hideMark/>
          </w:tcPr>
          <w:p w14:paraId="3FA6447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14B89F89" w14:textId="77777777" w:rsidTr="006A19A4">
        <w:trPr>
          <w:trHeight w:val="300"/>
        </w:trPr>
        <w:tc>
          <w:tcPr>
            <w:tcW w:w="718" w:type="pct"/>
            <w:noWrap/>
            <w:hideMark/>
          </w:tcPr>
          <w:p w14:paraId="7BC0063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Missouri</w:t>
            </w:r>
          </w:p>
        </w:tc>
        <w:tc>
          <w:tcPr>
            <w:tcW w:w="1164" w:type="pct"/>
            <w:noWrap/>
            <w:hideMark/>
          </w:tcPr>
          <w:p w14:paraId="10BB3EC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2/27/2022</w:t>
            </w:r>
          </w:p>
        </w:tc>
        <w:tc>
          <w:tcPr>
            <w:tcW w:w="1883" w:type="pct"/>
            <w:noWrap/>
            <w:hideMark/>
          </w:tcPr>
          <w:p w14:paraId="7A64273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Florida, United States of America</w:t>
            </w:r>
          </w:p>
        </w:tc>
        <w:tc>
          <w:tcPr>
            <w:tcW w:w="1235" w:type="pct"/>
            <w:noWrap/>
            <w:hideMark/>
          </w:tcPr>
          <w:p w14:paraId="6F4066E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0A5100CB" w14:textId="77777777" w:rsidTr="006A19A4">
        <w:trPr>
          <w:trHeight w:val="300"/>
        </w:trPr>
        <w:tc>
          <w:tcPr>
            <w:tcW w:w="718" w:type="pct"/>
            <w:noWrap/>
            <w:hideMark/>
          </w:tcPr>
          <w:p w14:paraId="09CD08B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Missouri</w:t>
            </w:r>
          </w:p>
        </w:tc>
        <w:tc>
          <w:tcPr>
            <w:tcW w:w="1164" w:type="pct"/>
            <w:noWrap/>
            <w:hideMark/>
          </w:tcPr>
          <w:p w14:paraId="19D4F67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2/27/2022</w:t>
            </w:r>
          </w:p>
        </w:tc>
        <w:tc>
          <w:tcPr>
            <w:tcW w:w="1883" w:type="pct"/>
            <w:noWrap/>
            <w:hideMark/>
          </w:tcPr>
          <w:p w14:paraId="19FF980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Indiana, United States of America</w:t>
            </w:r>
          </w:p>
        </w:tc>
        <w:tc>
          <w:tcPr>
            <w:tcW w:w="1235" w:type="pct"/>
            <w:noWrap/>
            <w:hideMark/>
          </w:tcPr>
          <w:p w14:paraId="7D78473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w:t>
            </w:r>
          </w:p>
        </w:tc>
      </w:tr>
      <w:tr w:rsidR="006A19A4" w:rsidRPr="006A19A4" w14:paraId="73F58B5C" w14:textId="77777777" w:rsidTr="006A19A4">
        <w:trPr>
          <w:trHeight w:val="300"/>
        </w:trPr>
        <w:tc>
          <w:tcPr>
            <w:tcW w:w="718" w:type="pct"/>
            <w:noWrap/>
            <w:hideMark/>
          </w:tcPr>
          <w:p w14:paraId="6098304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Missouri</w:t>
            </w:r>
          </w:p>
        </w:tc>
        <w:tc>
          <w:tcPr>
            <w:tcW w:w="1164" w:type="pct"/>
            <w:noWrap/>
            <w:hideMark/>
          </w:tcPr>
          <w:p w14:paraId="498201E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2/27/2022</w:t>
            </w:r>
          </w:p>
        </w:tc>
        <w:tc>
          <w:tcPr>
            <w:tcW w:w="1883" w:type="pct"/>
            <w:noWrap/>
            <w:hideMark/>
          </w:tcPr>
          <w:p w14:paraId="1B8F74B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Iowa, United States of America</w:t>
            </w:r>
          </w:p>
        </w:tc>
        <w:tc>
          <w:tcPr>
            <w:tcW w:w="1235" w:type="pct"/>
            <w:noWrap/>
            <w:hideMark/>
          </w:tcPr>
          <w:p w14:paraId="697CCDF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1482E80D" w14:textId="77777777" w:rsidTr="006A19A4">
        <w:trPr>
          <w:trHeight w:val="300"/>
        </w:trPr>
        <w:tc>
          <w:tcPr>
            <w:tcW w:w="718" w:type="pct"/>
            <w:noWrap/>
            <w:hideMark/>
          </w:tcPr>
          <w:p w14:paraId="2DF04F7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Missouri</w:t>
            </w:r>
          </w:p>
        </w:tc>
        <w:tc>
          <w:tcPr>
            <w:tcW w:w="1164" w:type="pct"/>
            <w:noWrap/>
            <w:hideMark/>
          </w:tcPr>
          <w:p w14:paraId="7724882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2/27/2022</w:t>
            </w:r>
          </w:p>
        </w:tc>
        <w:tc>
          <w:tcPr>
            <w:tcW w:w="1883" w:type="pct"/>
            <w:noWrap/>
            <w:hideMark/>
          </w:tcPr>
          <w:p w14:paraId="4F89164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Kentucky, United States of America</w:t>
            </w:r>
          </w:p>
        </w:tc>
        <w:tc>
          <w:tcPr>
            <w:tcW w:w="1235" w:type="pct"/>
            <w:noWrap/>
            <w:hideMark/>
          </w:tcPr>
          <w:p w14:paraId="5928FD1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6478A5D6" w14:textId="77777777" w:rsidTr="006A19A4">
        <w:trPr>
          <w:trHeight w:val="300"/>
        </w:trPr>
        <w:tc>
          <w:tcPr>
            <w:tcW w:w="718" w:type="pct"/>
            <w:noWrap/>
            <w:hideMark/>
          </w:tcPr>
          <w:p w14:paraId="7D0CFC2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Missouri</w:t>
            </w:r>
          </w:p>
        </w:tc>
        <w:tc>
          <w:tcPr>
            <w:tcW w:w="1164" w:type="pct"/>
            <w:noWrap/>
            <w:hideMark/>
          </w:tcPr>
          <w:p w14:paraId="7631942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2/27/2022</w:t>
            </w:r>
          </w:p>
        </w:tc>
        <w:tc>
          <w:tcPr>
            <w:tcW w:w="1883" w:type="pct"/>
            <w:noWrap/>
            <w:hideMark/>
          </w:tcPr>
          <w:p w14:paraId="670D299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Maine, United States of America</w:t>
            </w:r>
          </w:p>
        </w:tc>
        <w:tc>
          <w:tcPr>
            <w:tcW w:w="1235" w:type="pct"/>
            <w:noWrap/>
            <w:hideMark/>
          </w:tcPr>
          <w:p w14:paraId="7F01006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3E56EAE6" w14:textId="77777777" w:rsidTr="006A19A4">
        <w:trPr>
          <w:trHeight w:val="300"/>
        </w:trPr>
        <w:tc>
          <w:tcPr>
            <w:tcW w:w="718" w:type="pct"/>
            <w:noWrap/>
            <w:hideMark/>
          </w:tcPr>
          <w:p w14:paraId="037EF4D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Missouri</w:t>
            </w:r>
          </w:p>
        </w:tc>
        <w:tc>
          <w:tcPr>
            <w:tcW w:w="1164" w:type="pct"/>
            <w:noWrap/>
            <w:hideMark/>
          </w:tcPr>
          <w:p w14:paraId="388467E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2/27/2022</w:t>
            </w:r>
          </w:p>
        </w:tc>
        <w:tc>
          <w:tcPr>
            <w:tcW w:w="1883" w:type="pct"/>
            <w:noWrap/>
            <w:hideMark/>
          </w:tcPr>
          <w:p w14:paraId="4A92C37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Maryland, United States of America</w:t>
            </w:r>
          </w:p>
        </w:tc>
        <w:tc>
          <w:tcPr>
            <w:tcW w:w="1235" w:type="pct"/>
            <w:noWrap/>
            <w:hideMark/>
          </w:tcPr>
          <w:p w14:paraId="7B60743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35FF22D5" w14:textId="77777777" w:rsidTr="006A19A4">
        <w:trPr>
          <w:trHeight w:val="300"/>
        </w:trPr>
        <w:tc>
          <w:tcPr>
            <w:tcW w:w="718" w:type="pct"/>
            <w:noWrap/>
            <w:hideMark/>
          </w:tcPr>
          <w:p w14:paraId="277E44B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Missouri</w:t>
            </w:r>
          </w:p>
        </w:tc>
        <w:tc>
          <w:tcPr>
            <w:tcW w:w="1164" w:type="pct"/>
            <w:noWrap/>
            <w:hideMark/>
          </w:tcPr>
          <w:p w14:paraId="321EB4B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2/27/2022</w:t>
            </w:r>
          </w:p>
        </w:tc>
        <w:tc>
          <w:tcPr>
            <w:tcW w:w="1883" w:type="pct"/>
            <w:noWrap/>
            <w:hideMark/>
          </w:tcPr>
          <w:p w14:paraId="5F07859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 United States of America</w:t>
            </w:r>
          </w:p>
        </w:tc>
        <w:tc>
          <w:tcPr>
            <w:tcW w:w="1235" w:type="pct"/>
            <w:noWrap/>
            <w:hideMark/>
          </w:tcPr>
          <w:p w14:paraId="3E9D5CD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221F77E4" w14:textId="77777777" w:rsidTr="006A19A4">
        <w:trPr>
          <w:trHeight w:val="300"/>
        </w:trPr>
        <w:tc>
          <w:tcPr>
            <w:tcW w:w="718" w:type="pct"/>
            <w:noWrap/>
            <w:hideMark/>
          </w:tcPr>
          <w:p w14:paraId="17E81BD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Missouri</w:t>
            </w:r>
          </w:p>
        </w:tc>
        <w:tc>
          <w:tcPr>
            <w:tcW w:w="1164" w:type="pct"/>
            <w:noWrap/>
            <w:hideMark/>
          </w:tcPr>
          <w:p w14:paraId="3E811ED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2/27/2022</w:t>
            </w:r>
          </w:p>
        </w:tc>
        <w:tc>
          <w:tcPr>
            <w:tcW w:w="1883" w:type="pct"/>
            <w:noWrap/>
            <w:hideMark/>
          </w:tcPr>
          <w:p w14:paraId="7A88CAC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Brunswick, Canada</w:t>
            </w:r>
          </w:p>
        </w:tc>
        <w:tc>
          <w:tcPr>
            <w:tcW w:w="1235" w:type="pct"/>
            <w:noWrap/>
            <w:hideMark/>
          </w:tcPr>
          <w:p w14:paraId="6CD77E9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18</w:t>
            </w:r>
          </w:p>
        </w:tc>
      </w:tr>
      <w:tr w:rsidR="006A19A4" w:rsidRPr="006A19A4" w14:paraId="67CAFBE6" w14:textId="77777777" w:rsidTr="006A19A4">
        <w:trPr>
          <w:trHeight w:val="300"/>
        </w:trPr>
        <w:tc>
          <w:tcPr>
            <w:tcW w:w="718" w:type="pct"/>
            <w:noWrap/>
            <w:hideMark/>
          </w:tcPr>
          <w:p w14:paraId="2C47190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Missouri</w:t>
            </w:r>
          </w:p>
        </w:tc>
        <w:tc>
          <w:tcPr>
            <w:tcW w:w="1164" w:type="pct"/>
            <w:noWrap/>
            <w:hideMark/>
          </w:tcPr>
          <w:p w14:paraId="3E97178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2/27/2022</w:t>
            </w:r>
          </w:p>
        </w:tc>
        <w:tc>
          <w:tcPr>
            <w:tcW w:w="1883" w:type="pct"/>
            <w:noWrap/>
            <w:hideMark/>
          </w:tcPr>
          <w:p w14:paraId="456E598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Hampshire, United States of America</w:t>
            </w:r>
          </w:p>
        </w:tc>
        <w:tc>
          <w:tcPr>
            <w:tcW w:w="1235" w:type="pct"/>
            <w:noWrap/>
            <w:hideMark/>
          </w:tcPr>
          <w:p w14:paraId="356E695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518D37C0" w14:textId="77777777" w:rsidTr="006A19A4">
        <w:trPr>
          <w:trHeight w:val="300"/>
        </w:trPr>
        <w:tc>
          <w:tcPr>
            <w:tcW w:w="718" w:type="pct"/>
            <w:noWrap/>
            <w:hideMark/>
          </w:tcPr>
          <w:p w14:paraId="712E9E9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lastRenderedPageBreak/>
              <w:t>Missouri</w:t>
            </w:r>
          </w:p>
        </w:tc>
        <w:tc>
          <w:tcPr>
            <w:tcW w:w="1164" w:type="pct"/>
            <w:noWrap/>
            <w:hideMark/>
          </w:tcPr>
          <w:p w14:paraId="2486E03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2/27/2022</w:t>
            </w:r>
          </w:p>
        </w:tc>
        <w:tc>
          <w:tcPr>
            <w:tcW w:w="1883" w:type="pct"/>
            <w:noWrap/>
            <w:hideMark/>
          </w:tcPr>
          <w:p w14:paraId="65559F2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 United States of America</w:t>
            </w:r>
          </w:p>
        </w:tc>
        <w:tc>
          <w:tcPr>
            <w:tcW w:w="1235" w:type="pct"/>
            <w:noWrap/>
            <w:hideMark/>
          </w:tcPr>
          <w:p w14:paraId="20C8C72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19388E82" w14:textId="77777777" w:rsidTr="006A19A4">
        <w:trPr>
          <w:trHeight w:val="300"/>
        </w:trPr>
        <w:tc>
          <w:tcPr>
            <w:tcW w:w="718" w:type="pct"/>
            <w:noWrap/>
            <w:hideMark/>
          </w:tcPr>
          <w:p w14:paraId="31A0A20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Missouri</w:t>
            </w:r>
          </w:p>
        </w:tc>
        <w:tc>
          <w:tcPr>
            <w:tcW w:w="1164" w:type="pct"/>
            <w:noWrap/>
            <w:hideMark/>
          </w:tcPr>
          <w:p w14:paraId="7A73F7B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2/27/2022</w:t>
            </w:r>
          </w:p>
        </w:tc>
        <w:tc>
          <w:tcPr>
            <w:tcW w:w="1883" w:type="pct"/>
            <w:noWrap/>
            <w:hideMark/>
          </w:tcPr>
          <w:p w14:paraId="4DF35B9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 United States of America</w:t>
            </w:r>
          </w:p>
        </w:tc>
        <w:tc>
          <w:tcPr>
            <w:tcW w:w="1235" w:type="pct"/>
            <w:noWrap/>
            <w:hideMark/>
          </w:tcPr>
          <w:p w14:paraId="0C0E3CA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w:t>
            </w:r>
          </w:p>
        </w:tc>
      </w:tr>
      <w:tr w:rsidR="006A19A4" w:rsidRPr="006A19A4" w14:paraId="58108B9F" w14:textId="77777777" w:rsidTr="006A19A4">
        <w:trPr>
          <w:trHeight w:val="300"/>
        </w:trPr>
        <w:tc>
          <w:tcPr>
            <w:tcW w:w="718" w:type="pct"/>
            <w:noWrap/>
            <w:hideMark/>
          </w:tcPr>
          <w:p w14:paraId="29BFD68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Missouri</w:t>
            </w:r>
          </w:p>
        </w:tc>
        <w:tc>
          <w:tcPr>
            <w:tcW w:w="1164" w:type="pct"/>
            <w:noWrap/>
            <w:hideMark/>
          </w:tcPr>
          <w:p w14:paraId="3F96204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2/27/2022</w:t>
            </w:r>
          </w:p>
        </w:tc>
        <w:tc>
          <w:tcPr>
            <w:tcW w:w="1883" w:type="pct"/>
            <w:noWrap/>
            <w:hideMark/>
          </w:tcPr>
          <w:p w14:paraId="7D61542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Carolina, United States of America</w:t>
            </w:r>
          </w:p>
        </w:tc>
        <w:tc>
          <w:tcPr>
            <w:tcW w:w="1235" w:type="pct"/>
            <w:noWrap/>
            <w:hideMark/>
          </w:tcPr>
          <w:p w14:paraId="19E7436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636CDF9A" w14:textId="77777777" w:rsidTr="006A19A4">
        <w:trPr>
          <w:trHeight w:val="300"/>
        </w:trPr>
        <w:tc>
          <w:tcPr>
            <w:tcW w:w="718" w:type="pct"/>
            <w:noWrap/>
            <w:hideMark/>
          </w:tcPr>
          <w:p w14:paraId="0DC9331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Missouri</w:t>
            </w:r>
          </w:p>
        </w:tc>
        <w:tc>
          <w:tcPr>
            <w:tcW w:w="1164" w:type="pct"/>
            <w:noWrap/>
            <w:hideMark/>
          </w:tcPr>
          <w:p w14:paraId="7ABAF65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2/27/2022</w:t>
            </w:r>
          </w:p>
        </w:tc>
        <w:tc>
          <w:tcPr>
            <w:tcW w:w="1883" w:type="pct"/>
            <w:noWrap/>
            <w:hideMark/>
          </w:tcPr>
          <w:p w14:paraId="718A404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Nova Scotia, Canada</w:t>
            </w:r>
          </w:p>
        </w:tc>
        <w:tc>
          <w:tcPr>
            <w:tcW w:w="1235" w:type="pct"/>
            <w:noWrap/>
            <w:hideMark/>
          </w:tcPr>
          <w:p w14:paraId="5FD0AC3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20</w:t>
            </w:r>
          </w:p>
        </w:tc>
      </w:tr>
      <w:tr w:rsidR="006A19A4" w:rsidRPr="006A19A4" w14:paraId="7C0B4C23" w14:textId="77777777" w:rsidTr="006A19A4">
        <w:trPr>
          <w:trHeight w:val="300"/>
        </w:trPr>
        <w:tc>
          <w:tcPr>
            <w:tcW w:w="718" w:type="pct"/>
            <w:noWrap/>
            <w:hideMark/>
          </w:tcPr>
          <w:p w14:paraId="62CAF44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Missouri</w:t>
            </w:r>
          </w:p>
        </w:tc>
        <w:tc>
          <w:tcPr>
            <w:tcW w:w="1164" w:type="pct"/>
            <w:noWrap/>
            <w:hideMark/>
          </w:tcPr>
          <w:p w14:paraId="1F0B3A9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2/27/2022</w:t>
            </w:r>
          </w:p>
        </w:tc>
        <w:tc>
          <w:tcPr>
            <w:tcW w:w="1883" w:type="pct"/>
            <w:noWrap/>
            <w:hideMark/>
          </w:tcPr>
          <w:p w14:paraId="0CD4708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Prince Edward Island, Canada</w:t>
            </w:r>
          </w:p>
        </w:tc>
        <w:tc>
          <w:tcPr>
            <w:tcW w:w="1235" w:type="pct"/>
            <w:noWrap/>
            <w:hideMark/>
          </w:tcPr>
          <w:p w14:paraId="4CEEB10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w:t>
            </w:r>
          </w:p>
        </w:tc>
      </w:tr>
      <w:tr w:rsidR="006A19A4" w:rsidRPr="006A19A4" w14:paraId="33371972" w14:textId="77777777" w:rsidTr="006A19A4">
        <w:trPr>
          <w:trHeight w:val="300"/>
        </w:trPr>
        <w:tc>
          <w:tcPr>
            <w:tcW w:w="718" w:type="pct"/>
            <w:noWrap/>
            <w:hideMark/>
          </w:tcPr>
          <w:p w14:paraId="5874C3B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Missouri</w:t>
            </w:r>
          </w:p>
        </w:tc>
        <w:tc>
          <w:tcPr>
            <w:tcW w:w="1164" w:type="pct"/>
            <w:noWrap/>
            <w:hideMark/>
          </w:tcPr>
          <w:p w14:paraId="1284233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2/27/2022</w:t>
            </w:r>
          </w:p>
        </w:tc>
        <w:tc>
          <w:tcPr>
            <w:tcW w:w="1883" w:type="pct"/>
            <w:noWrap/>
            <w:hideMark/>
          </w:tcPr>
          <w:p w14:paraId="7247942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Virginia, United States of America</w:t>
            </w:r>
          </w:p>
        </w:tc>
        <w:tc>
          <w:tcPr>
            <w:tcW w:w="1235" w:type="pct"/>
            <w:noWrap/>
            <w:hideMark/>
          </w:tcPr>
          <w:p w14:paraId="3F0B653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211B4EC0" w14:textId="77777777" w:rsidTr="006A19A4">
        <w:trPr>
          <w:trHeight w:val="300"/>
        </w:trPr>
        <w:tc>
          <w:tcPr>
            <w:tcW w:w="718" w:type="pct"/>
            <w:noWrap/>
            <w:hideMark/>
          </w:tcPr>
          <w:p w14:paraId="63D7E6C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Massachusetts</w:t>
            </w:r>
          </w:p>
        </w:tc>
        <w:tc>
          <w:tcPr>
            <w:tcW w:w="1164" w:type="pct"/>
            <w:noWrap/>
            <w:hideMark/>
          </w:tcPr>
          <w:p w14:paraId="6CBE561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3/1/2022</w:t>
            </w:r>
          </w:p>
        </w:tc>
        <w:tc>
          <w:tcPr>
            <w:tcW w:w="1883" w:type="pct"/>
            <w:noWrap/>
            <w:hideMark/>
          </w:tcPr>
          <w:p w14:paraId="5CFA51E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Alabama, United States of America</w:t>
            </w:r>
          </w:p>
        </w:tc>
        <w:tc>
          <w:tcPr>
            <w:tcW w:w="1235" w:type="pct"/>
            <w:noWrap/>
            <w:hideMark/>
          </w:tcPr>
          <w:p w14:paraId="0A23F93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7D3FF973" w14:textId="77777777" w:rsidTr="006A19A4">
        <w:trPr>
          <w:trHeight w:val="300"/>
        </w:trPr>
        <w:tc>
          <w:tcPr>
            <w:tcW w:w="718" w:type="pct"/>
            <w:noWrap/>
            <w:hideMark/>
          </w:tcPr>
          <w:p w14:paraId="2FA8EAF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Tennessee</w:t>
            </w:r>
          </w:p>
        </w:tc>
        <w:tc>
          <w:tcPr>
            <w:tcW w:w="1164" w:type="pct"/>
            <w:noWrap/>
            <w:hideMark/>
          </w:tcPr>
          <w:p w14:paraId="7E4A45E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3/1/2022</w:t>
            </w:r>
          </w:p>
        </w:tc>
        <w:tc>
          <w:tcPr>
            <w:tcW w:w="1883" w:type="pct"/>
            <w:noWrap/>
            <w:hideMark/>
          </w:tcPr>
          <w:p w14:paraId="02681EF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Alabama, United States of America</w:t>
            </w:r>
          </w:p>
        </w:tc>
        <w:tc>
          <w:tcPr>
            <w:tcW w:w="1235" w:type="pct"/>
            <w:noWrap/>
            <w:hideMark/>
          </w:tcPr>
          <w:p w14:paraId="6F7882D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3725A9FB" w14:textId="77777777" w:rsidTr="006A19A4">
        <w:trPr>
          <w:trHeight w:val="300"/>
        </w:trPr>
        <w:tc>
          <w:tcPr>
            <w:tcW w:w="718" w:type="pct"/>
            <w:noWrap/>
            <w:hideMark/>
          </w:tcPr>
          <w:p w14:paraId="1A519A0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Massachusetts</w:t>
            </w:r>
          </w:p>
        </w:tc>
        <w:tc>
          <w:tcPr>
            <w:tcW w:w="1164" w:type="pct"/>
            <w:noWrap/>
            <w:hideMark/>
          </w:tcPr>
          <w:p w14:paraId="478FC68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3/1/2022</w:t>
            </w:r>
          </w:p>
        </w:tc>
        <w:tc>
          <w:tcPr>
            <w:tcW w:w="1883" w:type="pct"/>
            <w:noWrap/>
            <w:hideMark/>
          </w:tcPr>
          <w:p w14:paraId="71BF1E4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British Columbia, Canada</w:t>
            </w:r>
          </w:p>
        </w:tc>
        <w:tc>
          <w:tcPr>
            <w:tcW w:w="1235" w:type="pct"/>
            <w:noWrap/>
            <w:hideMark/>
          </w:tcPr>
          <w:p w14:paraId="4BF9545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47288677" w14:textId="77777777" w:rsidTr="006A19A4">
        <w:trPr>
          <w:trHeight w:val="300"/>
        </w:trPr>
        <w:tc>
          <w:tcPr>
            <w:tcW w:w="718" w:type="pct"/>
            <w:noWrap/>
            <w:hideMark/>
          </w:tcPr>
          <w:p w14:paraId="3AF6DF3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Tennessee</w:t>
            </w:r>
          </w:p>
        </w:tc>
        <w:tc>
          <w:tcPr>
            <w:tcW w:w="1164" w:type="pct"/>
            <w:noWrap/>
            <w:hideMark/>
          </w:tcPr>
          <w:p w14:paraId="2BDF3E4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3/1/2022</w:t>
            </w:r>
          </w:p>
        </w:tc>
        <w:tc>
          <w:tcPr>
            <w:tcW w:w="1883" w:type="pct"/>
            <w:noWrap/>
            <w:hideMark/>
          </w:tcPr>
          <w:p w14:paraId="2E6584E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British Columbia, Canada</w:t>
            </w:r>
          </w:p>
        </w:tc>
        <w:tc>
          <w:tcPr>
            <w:tcW w:w="1235" w:type="pct"/>
            <w:noWrap/>
            <w:hideMark/>
          </w:tcPr>
          <w:p w14:paraId="07A7B07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5FF8AC32" w14:textId="77777777" w:rsidTr="006A19A4">
        <w:trPr>
          <w:trHeight w:val="300"/>
        </w:trPr>
        <w:tc>
          <w:tcPr>
            <w:tcW w:w="718" w:type="pct"/>
            <w:noWrap/>
            <w:hideMark/>
          </w:tcPr>
          <w:p w14:paraId="78BB4B8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Massachusetts</w:t>
            </w:r>
          </w:p>
        </w:tc>
        <w:tc>
          <w:tcPr>
            <w:tcW w:w="1164" w:type="pct"/>
            <w:noWrap/>
            <w:hideMark/>
          </w:tcPr>
          <w:p w14:paraId="444DAB7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3/1/2022</w:t>
            </w:r>
          </w:p>
        </w:tc>
        <w:tc>
          <w:tcPr>
            <w:tcW w:w="1883" w:type="pct"/>
            <w:noWrap/>
            <w:hideMark/>
          </w:tcPr>
          <w:p w14:paraId="72B81F9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Connecticut, United States of America</w:t>
            </w:r>
          </w:p>
        </w:tc>
        <w:tc>
          <w:tcPr>
            <w:tcW w:w="1235" w:type="pct"/>
            <w:noWrap/>
            <w:hideMark/>
          </w:tcPr>
          <w:p w14:paraId="1CA0CD8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7A071507" w14:textId="77777777" w:rsidTr="006A19A4">
        <w:trPr>
          <w:trHeight w:val="300"/>
        </w:trPr>
        <w:tc>
          <w:tcPr>
            <w:tcW w:w="718" w:type="pct"/>
            <w:noWrap/>
            <w:hideMark/>
          </w:tcPr>
          <w:p w14:paraId="61F2EE4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Tennessee</w:t>
            </w:r>
          </w:p>
        </w:tc>
        <w:tc>
          <w:tcPr>
            <w:tcW w:w="1164" w:type="pct"/>
            <w:noWrap/>
            <w:hideMark/>
          </w:tcPr>
          <w:p w14:paraId="3FACEEA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3/1/2022</w:t>
            </w:r>
          </w:p>
        </w:tc>
        <w:tc>
          <w:tcPr>
            <w:tcW w:w="1883" w:type="pct"/>
            <w:noWrap/>
            <w:hideMark/>
          </w:tcPr>
          <w:p w14:paraId="684BEE4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Connecticut, United States of America</w:t>
            </w:r>
          </w:p>
        </w:tc>
        <w:tc>
          <w:tcPr>
            <w:tcW w:w="1235" w:type="pct"/>
            <w:noWrap/>
            <w:hideMark/>
          </w:tcPr>
          <w:p w14:paraId="44011EC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214B8621" w14:textId="77777777" w:rsidTr="006A19A4">
        <w:trPr>
          <w:trHeight w:val="300"/>
        </w:trPr>
        <w:tc>
          <w:tcPr>
            <w:tcW w:w="718" w:type="pct"/>
            <w:noWrap/>
            <w:hideMark/>
          </w:tcPr>
          <w:p w14:paraId="7CBEB21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Massachusetts</w:t>
            </w:r>
          </w:p>
        </w:tc>
        <w:tc>
          <w:tcPr>
            <w:tcW w:w="1164" w:type="pct"/>
            <w:noWrap/>
            <w:hideMark/>
          </w:tcPr>
          <w:p w14:paraId="3AC302A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3/1/2022</w:t>
            </w:r>
          </w:p>
        </w:tc>
        <w:tc>
          <w:tcPr>
            <w:tcW w:w="1883" w:type="pct"/>
            <w:noWrap/>
            <w:hideMark/>
          </w:tcPr>
          <w:p w14:paraId="6648D87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 United States of America</w:t>
            </w:r>
          </w:p>
        </w:tc>
        <w:tc>
          <w:tcPr>
            <w:tcW w:w="1235" w:type="pct"/>
            <w:noWrap/>
            <w:hideMark/>
          </w:tcPr>
          <w:p w14:paraId="13A44DD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1F10793C" w14:textId="77777777" w:rsidTr="006A19A4">
        <w:trPr>
          <w:trHeight w:val="300"/>
        </w:trPr>
        <w:tc>
          <w:tcPr>
            <w:tcW w:w="718" w:type="pct"/>
            <w:noWrap/>
            <w:hideMark/>
          </w:tcPr>
          <w:p w14:paraId="696562F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Tennessee</w:t>
            </w:r>
          </w:p>
        </w:tc>
        <w:tc>
          <w:tcPr>
            <w:tcW w:w="1164" w:type="pct"/>
            <w:noWrap/>
            <w:hideMark/>
          </w:tcPr>
          <w:p w14:paraId="7192D32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3/1/2022</w:t>
            </w:r>
          </w:p>
        </w:tc>
        <w:tc>
          <w:tcPr>
            <w:tcW w:w="1883" w:type="pct"/>
            <w:noWrap/>
            <w:hideMark/>
          </w:tcPr>
          <w:p w14:paraId="28BA8FA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 United States of America</w:t>
            </w:r>
          </w:p>
        </w:tc>
        <w:tc>
          <w:tcPr>
            <w:tcW w:w="1235" w:type="pct"/>
            <w:noWrap/>
            <w:hideMark/>
          </w:tcPr>
          <w:p w14:paraId="1826AEE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7B3E1FA7" w14:textId="77777777" w:rsidTr="006A19A4">
        <w:trPr>
          <w:trHeight w:val="300"/>
        </w:trPr>
        <w:tc>
          <w:tcPr>
            <w:tcW w:w="718" w:type="pct"/>
            <w:noWrap/>
            <w:hideMark/>
          </w:tcPr>
          <w:p w14:paraId="5607B7C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Massachusetts</w:t>
            </w:r>
          </w:p>
        </w:tc>
        <w:tc>
          <w:tcPr>
            <w:tcW w:w="1164" w:type="pct"/>
            <w:noWrap/>
            <w:hideMark/>
          </w:tcPr>
          <w:p w14:paraId="01233ED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3/1/2022</w:t>
            </w:r>
          </w:p>
        </w:tc>
        <w:tc>
          <w:tcPr>
            <w:tcW w:w="1883" w:type="pct"/>
            <w:noWrap/>
            <w:hideMark/>
          </w:tcPr>
          <w:p w14:paraId="402E924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Florida, United States of America</w:t>
            </w:r>
          </w:p>
        </w:tc>
        <w:tc>
          <w:tcPr>
            <w:tcW w:w="1235" w:type="pct"/>
            <w:noWrap/>
            <w:hideMark/>
          </w:tcPr>
          <w:p w14:paraId="55AD7A6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396948FE" w14:textId="77777777" w:rsidTr="006A19A4">
        <w:trPr>
          <w:trHeight w:val="300"/>
        </w:trPr>
        <w:tc>
          <w:tcPr>
            <w:tcW w:w="718" w:type="pct"/>
            <w:noWrap/>
            <w:hideMark/>
          </w:tcPr>
          <w:p w14:paraId="1951402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Tennessee</w:t>
            </w:r>
          </w:p>
        </w:tc>
        <w:tc>
          <w:tcPr>
            <w:tcW w:w="1164" w:type="pct"/>
            <w:noWrap/>
            <w:hideMark/>
          </w:tcPr>
          <w:p w14:paraId="5D16129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3/1/2022</w:t>
            </w:r>
          </w:p>
        </w:tc>
        <w:tc>
          <w:tcPr>
            <w:tcW w:w="1883" w:type="pct"/>
            <w:noWrap/>
            <w:hideMark/>
          </w:tcPr>
          <w:p w14:paraId="32D34A0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Florida, United States of America</w:t>
            </w:r>
          </w:p>
        </w:tc>
        <w:tc>
          <w:tcPr>
            <w:tcW w:w="1235" w:type="pct"/>
            <w:noWrap/>
            <w:hideMark/>
          </w:tcPr>
          <w:p w14:paraId="6ECC947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79818D4B" w14:textId="77777777" w:rsidTr="006A19A4">
        <w:trPr>
          <w:trHeight w:val="300"/>
        </w:trPr>
        <w:tc>
          <w:tcPr>
            <w:tcW w:w="718" w:type="pct"/>
            <w:noWrap/>
            <w:hideMark/>
          </w:tcPr>
          <w:p w14:paraId="1721FA2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Massachusetts</w:t>
            </w:r>
          </w:p>
        </w:tc>
        <w:tc>
          <w:tcPr>
            <w:tcW w:w="1164" w:type="pct"/>
            <w:noWrap/>
            <w:hideMark/>
          </w:tcPr>
          <w:p w14:paraId="0D85DD9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3/1/2022</w:t>
            </w:r>
          </w:p>
        </w:tc>
        <w:tc>
          <w:tcPr>
            <w:tcW w:w="1883" w:type="pct"/>
            <w:noWrap/>
            <w:hideMark/>
          </w:tcPr>
          <w:p w14:paraId="6392D1A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Indiana, United States of America</w:t>
            </w:r>
          </w:p>
        </w:tc>
        <w:tc>
          <w:tcPr>
            <w:tcW w:w="1235" w:type="pct"/>
            <w:noWrap/>
            <w:hideMark/>
          </w:tcPr>
          <w:p w14:paraId="1280FD4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w:t>
            </w:r>
          </w:p>
        </w:tc>
      </w:tr>
      <w:tr w:rsidR="006A19A4" w:rsidRPr="006A19A4" w14:paraId="28A0D701" w14:textId="77777777" w:rsidTr="006A19A4">
        <w:trPr>
          <w:trHeight w:val="300"/>
        </w:trPr>
        <w:tc>
          <w:tcPr>
            <w:tcW w:w="718" w:type="pct"/>
            <w:noWrap/>
            <w:hideMark/>
          </w:tcPr>
          <w:p w14:paraId="7A1663C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Tennessee</w:t>
            </w:r>
          </w:p>
        </w:tc>
        <w:tc>
          <w:tcPr>
            <w:tcW w:w="1164" w:type="pct"/>
            <w:noWrap/>
            <w:hideMark/>
          </w:tcPr>
          <w:p w14:paraId="47FF2BC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3/1/2022</w:t>
            </w:r>
          </w:p>
        </w:tc>
        <w:tc>
          <w:tcPr>
            <w:tcW w:w="1883" w:type="pct"/>
            <w:noWrap/>
            <w:hideMark/>
          </w:tcPr>
          <w:p w14:paraId="2340353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Indiana, United States of America</w:t>
            </w:r>
          </w:p>
        </w:tc>
        <w:tc>
          <w:tcPr>
            <w:tcW w:w="1235" w:type="pct"/>
            <w:noWrap/>
            <w:hideMark/>
          </w:tcPr>
          <w:p w14:paraId="7146150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w:t>
            </w:r>
          </w:p>
        </w:tc>
      </w:tr>
      <w:tr w:rsidR="006A19A4" w:rsidRPr="006A19A4" w14:paraId="4B3BE057" w14:textId="77777777" w:rsidTr="006A19A4">
        <w:trPr>
          <w:trHeight w:val="300"/>
        </w:trPr>
        <w:tc>
          <w:tcPr>
            <w:tcW w:w="718" w:type="pct"/>
            <w:noWrap/>
            <w:hideMark/>
          </w:tcPr>
          <w:p w14:paraId="3D64FCC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Massachusetts</w:t>
            </w:r>
          </w:p>
        </w:tc>
        <w:tc>
          <w:tcPr>
            <w:tcW w:w="1164" w:type="pct"/>
            <w:noWrap/>
            <w:hideMark/>
          </w:tcPr>
          <w:p w14:paraId="6642601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3/1/2022</w:t>
            </w:r>
          </w:p>
        </w:tc>
        <w:tc>
          <w:tcPr>
            <w:tcW w:w="1883" w:type="pct"/>
            <w:noWrap/>
            <w:hideMark/>
          </w:tcPr>
          <w:p w14:paraId="1B6C5D1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Iowa, United States of America</w:t>
            </w:r>
          </w:p>
        </w:tc>
        <w:tc>
          <w:tcPr>
            <w:tcW w:w="1235" w:type="pct"/>
            <w:noWrap/>
            <w:hideMark/>
          </w:tcPr>
          <w:p w14:paraId="273C314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7849341F" w14:textId="77777777" w:rsidTr="006A19A4">
        <w:trPr>
          <w:trHeight w:val="300"/>
        </w:trPr>
        <w:tc>
          <w:tcPr>
            <w:tcW w:w="718" w:type="pct"/>
            <w:noWrap/>
            <w:hideMark/>
          </w:tcPr>
          <w:p w14:paraId="531A382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Tennessee</w:t>
            </w:r>
          </w:p>
        </w:tc>
        <w:tc>
          <w:tcPr>
            <w:tcW w:w="1164" w:type="pct"/>
            <w:noWrap/>
            <w:hideMark/>
          </w:tcPr>
          <w:p w14:paraId="2FE8319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3/1/2022</w:t>
            </w:r>
          </w:p>
        </w:tc>
        <w:tc>
          <w:tcPr>
            <w:tcW w:w="1883" w:type="pct"/>
            <w:noWrap/>
            <w:hideMark/>
          </w:tcPr>
          <w:p w14:paraId="79C435E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Iowa, United States of America</w:t>
            </w:r>
          </w:p>
        </w:tc>
        <w:tc>
          <w:tcPr>
            <w:tcW w:w="1235" w:type="pct"/>
            <w:noWrap/>
            <w:hideMark/>
          </w:tcPr>
          <w:p w14:paraId="77544E3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6310C21B" w14:textId="77777777" w:rsidTr="006A19A4">
        <w:trPr>
          <w:trHeight w:val="300"/>
        </w:trPr>
        <w:tc>
          <w:tcPr>
            <w:tcW w:w="718" w:type="pct"/>
            <w:noWrap/>
            <w:hideMark/>
          </w:tcPr>
          <w:p w14:paraId="2B61869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Massachusetts</w:t>
            </w:r>
          </w:p>
        </w:tc>
        <w:tc>
          <w:tcPr>
            <w:tcW w:w="1164" w:type="pct"/>
            <w:noWrap/>
            <w:hideMark/>
          </w:tcPr>
          <w:p w14:paraId="577630E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3/1/2022</w:t>
            </w:r>
          </w:p>
        </w:tc>
        <w:tc>
          <w:tcPr>
            <w:tcW w:w="1883" w:type="pct"/>
            <w:noWrap/>
            <w:hideMark/>
          </w:tcPr>
          <w:p w14:paraId="6C3E7E5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Kentucky, United States of America</w:t>
            </w:r>
          </w:p>
        </w:tc>
        <w:tc>
          <w:tcPr>
            <w:tcW w:w="1235" w:type="pct"/>
            <w:noWrap/>
            <w:hideMark/>
          </w:tcPr>
          <w:p w14:paraId="3481651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54DCEA6B" w14:textId="77777777" w:rsidTr="006A19A4">
        <w:trPr>
          <w:trHeight w:val="300"/>
        </w:trPr>
        <w:tc>
          <w:tcPr>
            <w:tcW w:w="718" w:type="pct"/>
            <w:noWrap/>
            <w:hideMark/>
          </w:tcPr>
          <w:p w14:paraId="14F364F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Tennessee</w:t>
            </w:r>
          </w:p>
        </w:tc>
        <w:tc>
          <w:tcPr>
            <w:tcW w:w="1164" w:type="pct"/>
            <w:noWrap/>
            <w:hideMark/>
          </w:tcPr>
          <w:p w14:paraId="58754BC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3/1/2022</w:t>
            </w:r>
          </w:p>
        </w:tc>
        <w:tc>
          <w:tcPr>
            <w:tcW w:w="1883" w:type="pct"/>
            <w:noWrap/>
            <w:hideMark/>
          </w:tcPr>
          <w:p w14:paraId="26E9927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Kentucky, United States of America</w:t>
            </w:r>
          </w:p>
        </w:tc>
        <w:tc>
          <w:tcPr>
            <w:tcW w:w="1235" w:type="pct"/>
            <w:noWrap/>
            <w:hideMark/>
          </w:tcPr>
          <w:p w14:paraId="69A4083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2A564E7C" w14:textId="77777777" w:rsidTr="006A19A4">
        <w:trPr>
          <w:trHeight w:val="300"/>
        </w:trPr>
        <w:tc>
          <w:tcPr>
            <w:tcW w:w="718" w:type="pct"/>
            <w:noWrap/>
            <w:hideMark/>
          </w:tcPr>
          <w:p w14:paraId="3A19F80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Massachusetts</w:t>
            </w:r>
          </w:p>
        </w:tc>
        <w:tc>
          <w:tcPr>
            <w:tcW w:w="1164" w:type="pct"/>
            <w:noWrap/>
            <w:hideMark/>
          </w:tcPr>
          <w:p w14:paraId="114D8A6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3/1/2022</w:t>
            </w:r>
          </w:p>
        </w:tc>
        <w:tc>
          <w:tcPr>
            <w:tcW w:w="1883" w:type="pct"/>
            <w:noWrap/>
            <w:hideMark/>
          </w:tcPr>
          <w:p w14:paraId="66C4359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Maine, United States of America</w:t>
            </w:r>
          </w:p>
        </w:tc>
        <w:tc>
          <w:tcPr>
            <w:tcW w:w="1235" w:type="pct"/>
            <w:noWrap/>
            <w:hideMark/>
          </w:tcPr>
          <w:p w14:paraId="1047B77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72652432" w14:textId="77777777" w:rsidTr="006A19A4">
        <w:trPr>
          <w:trHeight w:val="300"/>
        </w:trPr>
        <w:tc>
          <w:tcPr>
            <w:tcW w:w="718" w:type="pct"/>
            <w:noWrap/>
            <w:hideMark/>
          </w:tcPr>
          <w:p w14:paraId="4C0DC75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Tennessee</w:t>
            </w:r>
          </w:p>
        </w:tc>
        <w:tc>
          <w:tcPr>
            <w:tcW w:w="1164" w:type="pct"/>
            <w:noWrap/>
            <w:hideMark/>
          </w:tcPr>
          <w:p w14:paraId="47A5E5D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3/1/2022</w:t>
            </w:r>
          </w:p>
        </w:tc>
        <w:tc>
          <w:tcPr>
            <w:tcW w:w="1883" w:type="pct"/>
            <w:noWrap/>
            <w:hideMark/>
          </w:tcPr>
          <w:p w14:paraId="4270607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Maine, United States of America</w:t>
            </w:r>
          </w:p>
        </w:tc>
        <w:tc>
          <w:tcPr>
            <w:tcW w:w="1235" w:type="pct"/>
            <w:noWrap/>
            <w:hideMark/>
          </w:tcPr>
          <w:p w14:paraId="6C32C2B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4B60EB68" w14:textId="77777777" w:rsidTr="006A19A4">
        <w:trPr>
          <w:trHeight w:val="300"/>
        </w:trPr>
        <w:tc>
          <w:tcPr>
            <w:tcW w:w="718" w:type="pct"/>
            <w:noWrap/>
            <w:hideMark/>
          </w:tcPr>
          <w:p w14:paraId="2D2A8F1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Massachusetts</w:t>
            </w:r>
          </w:p>
        </w:tc>
        <w:tc>
          <w:tcPr>
            <w:tcW w:w="1164" w:type="pct"/>
            <w:noWrap/>
            <w:hideMark/>
          </w:tcPr>
          <w:p w14:paraId="54BF779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3/1/2022</w:t>
            </w:r>
          </w:p>
        </w:tc>
        <w:tc>
          <w:tcPr>
            <w:tcW w:w="1883" w:type="pct"/>
            <w:noWrap/>
            <w:hideMark/>
          </w:tcPr>
          <w:p w14:paraId="505B8B5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Maryland, United States of America</w:t>
            </w:r>
          </w:p>
        </w:tc>
        <w:tc>
          <w:tcPr>
            <w:tcW w:w="1235" w:type="pct"/>
            <w:noWrap/>
            <w:hideMark/>
          </w:tcPr>
          <w:p w14:paraId="62FE286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6FEF5D74" w14:textId="77777777" w:rsidTr="006A19A4">
        <w:trPr>
          <w:trHeight w:val="300"/>
        </w:trPr>
        <w:tc>
          <w:tcPr>
            <w:tcW w:w="718" w:type="pct"/>
            <w:noWrap/>
            <w:hideMark/>
          </w:tcPr>
          <w:p w14:paraId="6033D58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Tennessee</w:t>
            </w:r>
          </w:p>
        </w:tc>
        <w:tc>
          <w:tcPr>
            <w:tcW w:w="1164" w:type="pct"/>
            <w:noWrap/>
            <w:hideMark/>
          </w:tcPr>
          <w:p w14:paraId="3F92EF8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3/1/2022</w:t>
            </w:r>
          </w:p>
        </w:tc>
        <w:tc>
          <w:tcPr>
            <w:tcW w:w="1883" w:type="pct"/>
            <w:noWrap/>
            <w:hideMark/>
          </w:tcPr>
          <w:p w14:paraId="02FC38A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Maryland, United States of America</w:t>
            </w:r>
          </w:p>
        </w:tc>
        <w:tc>
          <w:tcPr>
            <w:tcW w:w="1235" w:type="pct"/>
            <w:noWrap/>
            <w:hideMark/>
          </w:tcPr>
          <w:p w14:paraId="21164F5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0259B28A" w14:textId="77777777" w:rsidTr="006A19A4">
        <w:trPr>
          <w:trHeight w:val="300"/>
        </w:trPr>
        <w:tc>
          <w:tcPr>
            <w:tcW w:w="718" w:type="pct"/>
            <w:noWrap/>
            <w:hideMark/>
          </w:tcPr>
          <w:p w14:paraId="4CE1249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Massachusetts</w:t>
            </w:r>
          </w:p>
        </w:tc>
        <w:tc>
          <w:tcPr>
            <w:tcW w:w="1164" w:type="pct"/>
            <w:noWrap/>
            <w:hideMark/>
          </w:tcPr>
          <w:p w14:paraId="7445EC5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3/1/2022</w:t>
            </w:r>
          </w:p>
        </w:tc>
        <w:tc>
          <w:tcPr>
            <w:tcW w:w="1883" w:type="pct"/>
            <w:noWrap/>
            <w:hideMark/>
          </w:tcPr>
          <w:p w14:paraId="398932A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 United States of America</w:t>
            </w:r>
          </w:p>
        </w:tc>
        <w:tc>
          <w:tcPr>
            <w:tcW w:w="1235" w:type="pct"/>
            <w:noWrap/>
            <w:hideMark/>
          </w:tcPr>
          <w:p w14:paraId="5F6A0BF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1C1CBE18" w14:textId="77777777" w:rsidTr="006A19A4">
        <w:trPr>
          <w:trHeight w:val="300"/>
        </w:trPr>
        <w:tc>
          <w:tcPr>
            <w:tcW w:w="718" w:type="pct"/>
            <w:noWrap/>
            <w:hideMark/>
          </w:tcPr>
          <w:p w14:paraId="4623074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Tennessee</w:t>
            </w:r>
          </w:p>
        </w:tc>
        <w:tc>
          <w:tcPr>
            <w:tcW w:w="1164" w:type="pct"/>
            <w:noWrap/>
            <w:hideMark/>
          </w:tcPr>
          <w:p w14:paraId="48DA78D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3/1/2022</w:t>
            </w:r>
          </w:p>
        </w:tc>
        <w:tc>
          <w:tcPr>
            <w:tcW w:w="1883" w:type="pct"/>
            <w:noWrap/>
            <w:hideMark/>
          </w:tcPr>
          <w:p w14:paraId="005AEFB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 United States of America</w:t>
            </w:r>
          </w:p>
        </w:tc>
        <w:tc>
          <w:tcPr>
            <w:tcW w:w="1235" w:type="pct"/>
            <w:noWrap/>
            <w:hideMark/>
          </w:tcPr>
          <w:p w14:paraId="3BAAA22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09753284" w14:textId="77777777" w:rsidTr="006A19A4">
        <w:trPr>
          <w:trHeight w:val="300"/>
        </w:trPr>
        <w:tc>
          <w:tcPr>
            <w:tcW w:w="718" w:type="pct"/>
            <w:noWrap/>
            <w:hideMark/>
          </w:tcPr>
          <w:p w14:paraId="15B5587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Massachusetts</w:t>
            </w:r>
          </w:p>
        </w:tc>
        <w:tc>
          <w:tcPr>
            <w:tcW w:w="1164" w:type="pct"/>
            <w:noWrap/>
            <w:hideMark/>
          </w:tcPr>
          <w:p w14:paraId="69108EF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3/1/2022</w:t>
            </w:r>
          </w:p>
        </w:tc>
        <w:tc>
          <w:tcPr>
            <w:tcW w:w="1883" w:type="pct"/>
            <w:noWrap/>
            <w:hideMark/>
          </w:tcPr>
          <w:p w14:paraId="3B49BEF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Brunswick, Canada</w:t>
            </w:r>
          </w:p>
        </w:tc>
        <w:tc>
          <w:tcPr>
            <w:tcW w:w="1235" w:type="pct"/>
            <w:noWrap/>
            <w:hideMark/>
          </w:tcPr>
          <w:p w14:paraId="172F379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18</w:t>
            </w:r>
          </w:p>
        </w:tc>
      </w:tr>
      <w:tr w:rsidR="006A19A4" w:rsidRPr="006A19A4" w14:paraId="7280A8EA" w14:textId="77777777" w:rsidTr="006A19A4">
        <w:trPr>
          <w:trHeight w:val="300"/>
        </w:trPr>
        <w:tc>
          <w:tcPr>
            <w:tcW w:w="718" w:type="pct"/>
            <w:noWrap/>
            <w:hideMark/>
          </w:tcPr>
          <w:p w14:paraId="701FB96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lastRenderedPageBreak/>
              <w:t>Tennessee</w:t>
            </w:r>
          </w:p>
        </w:tc>
        <w:tc>
          <w:tcPr>
            <w:tcW w:w="1164" w:type="pct"/>
            <w:noWrap/>
            <w:hideMark/>
          </w:tcPr>
          <w:p w14:paraId="0C19BC1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3/1/2022</w:t>
            </w:r>
          </w:p>
        </w:tc>
        <w:tc>
          <w:tcPr>
            <w:tcW w:w="1883" w:type="pct"/>
            <w:noWrap/>
            <w:hideMark/>
          </w:tcPr>
          <w:p w14:paraId="5252171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Brunswick, Canada</w:t>
            </w:r>
          </w:p>
        </w:tc>
        <w:tc>
          <w:tcPr>
            <w:tcW w:w="1235" w:type="pct"/>
            <w:noWrap/>
            <w:hideMark/>
          </w:tcPr>
          <w:p w14:paraId="324DECC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18</w:t>
            </w:r>
          </w:p>
        </w:tc>
      </w:tr>
      <w:tr w:rsidR="006A19A4" w:rsidRPr="006A19A4" w14:paraId="1BEBFBA7" w14:textId="77777777" w:rsidTr="006A19A4">
        <w:trPr>
          <w:trHeight w:val="300"/>
        </w:trPr>
        <w:tc>
          <w:tcPr>
            <w:tcW w:w="718" w:type="pct"/>
            <w:noWrap/>
            <w:hideMark/>
          </w:tcPr>
          <w:p w14:paraId="4CDCFC1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Massachusetts</w:t>
            </w:r>
          </w:p>
        </w:tc>
        <w:tc>
          <w:tcPr>
            <w:tcW w:w="1164" w:type="pct"/>
            <w:noWrap/>
            <w:hideMark/>
          </w:tcPr>
          <w:p w14:paraId="54BED0B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3/1/2022</w:t>
            </w:r>
          </w:p>
        </w:tc>
        <w:tc>
          <w:tcPr>
            <w:tcW w:w="1883" w:type="pct"/>
            <w:noWrap/>
            <w:hideMark/>
          </w:tcPr>
          <w:p w14:paraId="375B0E8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Hampshire, United States of America</w:t>
            </w:r>
          </w:p>
        </w:tc>
        <w:tc>
          <w:tcPr>
            <w:tcW w:w="1235" w:type="pct"/>
            <w:noWrap/>
            <w:hideMark/>
          </w:tcPr>
          <w:p w14:paraId="3B49DE9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349CAA93" w14:textId="77777777" w:rsidTr="006A19A4">
        <w:trPr>
          <w:trHeight w:val="300"/>
        </w:trPr>
        <w:tc>
          <w:tcPr>
            <w:tcW w:w="718" w:type="pct"/>
            <w:noWrap/>
            <w:hideMark/>
          </w:tcPr>
          <w:p w14:paraId="4721F82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Tennessee</w:t>
            </w:r>
          </w:p>
        </w:tc>
        <w:tc>
          <w:tcPr>
            <w:tcW w:w="1164" w:type="pct"/>
            <w:noWrap/>
            <w:hideMark/>
          </w:tcPr>
          <w:p w14:paraId="7D38E83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3/1/2022</w:t>
            </w:r>
          </w:p>
        </w:tc>
        <w:tc>
          <w:tcPr>
            <w:tcW w:w="1883" w:type="pct"/>
            <w:noWrap/>
            <w:hideMark/>
          </w:tcPr>
          <w:p w14:paraId="0B32A61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Hampshire, United States of America</w:t>
            </w:r>
          </w:p>
        </w:tc>
        <w:tc>
          <w:tcPr>
            <w:tcW w:w="1235" w:type="pct"/>
            <w:noWrap/>
            <w:hideMark/>
          </w:tcPr>
          <w:p w14:paraId="311959F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04CE56A2" w14:textId="77777777" w:rsidTr="006A19A4">
        <w:trPr>
          <w:trHeight w:val="300"/>
        </w:trPr>
        <w:tc>
          <w:tcPr>
            <w:tcW w:w="718" w:type="pct"/>
            <w:noWrap/>
            <w:hideMark/>
          </w:tcPr>
          <w:p w14:paraId="7948A76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Massachusetts</w:t>
            </w:r>
          </w:p>
        </w:tc>
        <w:tc>
          <w:tcPr>
            <w:tcW w:w="1164" w:type="pct"/>
            <w:noWrap/>
            <w:hideMark/>
          </w:tcPr>
          <w:p w14:paraId="734C4BF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3/1/2022</w:t>
            </w:r>
          </w:p>
        </w:tc>
        <w:tc>
          <w:tcPr>
            <w:tcW w:w="1883" w:type="pct"/>
            <w:noWrap/>
            <w:hideMark/>
          </w:tcPr>
          <w:p w14:paraId="510AA89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 United States of America</w:t>
            </w:r>
          </w:p>
        </w:tc>
        <w:tc>
          <w:tcPr>
            <w:tcW w:w="1235" w:type="pct"/>
            <w:noWrap/>
            <w:hideMark/>
          </w:tcPr>
          <w:p w14:paraId="20F226F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30F5AE93" w14:textId="77777777" w:rsidTr="006A19A4">
        <w:trPr>
          <w:trHeight w:val="300"/>
        </w:trPr>
        <w:tc>
          <w:tcPr>
            <w:tcW w:w="718" w:type="pct"/>
            <w:noWrap/>
            <w:hideMark/>
          </w:tcPr>
          <w:p w14:paraId="7ADE4A7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Tennessee</w:t>
            </w:r>
          </w:p>
        </w:tc>
        <w:tc>
          <w:tcPr>
            <w:tcW w:w="1164" w:type="pct"/>
            <w:noWrap/>
            <w:hideMark/>
          </w:tcPr>
          <w:p w14:paraId="3CDB60E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3/1/2022</w:t>
            </w:r>
          </w:p>
        </w:tc>
        <w:tc>
          <w:tcPr>
            <w:tcW w:w="1883" w:type="pct"/>
            <w:noWrap/>
            <w:hideMark/>
          </w:tcPr>
          <w:p w14:paraId="4720E45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 United States of America</w:t>
            </w:r>
          </w:p>
        </w:tc>
        <w:tc>
          <w:tcPr>
            <w:tcW w:w="1235" w:type="pct"/>
            <w:noWrap/>
            <w:hideMark/>
          </w:tcPr>
          <w:p w14:paraId="53E5C64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627500BD" w14:textId="77777777" w:rsidTr="006A19A4">
        <w:trPr>
          <w:trHeight w:val="300"/>
        </w:trPr>
        <w:tc>
          <w:tcPr>
            <w:tcW w:w="718" w:type="pct"/>
            <w:noWrap/>
            <w:hideMark/>
          </w:tcPr>
          <w:p w14:paraId="5C370A2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Massachusetts</w:t>
            </w:r>
          </w:p>
        </w:tc>
        <w:tc>
          <w:tcPr>
            <w:tcW w:w="1164" w:type="pct"/>
            <w:noWrap/>
            <w:hideMark/>
          </w:tcPr>
          <w:p w14:paraId="468C6DD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3/1/2022</w:t>
            </w:r>
          </w:p>
        </w:tc>
        <w:tc>
          <w:tcPr>
            <w:tcW w:w="1883" w:type="pct"/>
            <w:noWrap/>
            <w:hideMark/>
          </w:tcPr>
          <w:p w14:paraId="145E2FB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 United States of America</w:t>
            </w:r>
          </w:p>
        </w:tc>
        <w:tc>
          <w:tcPr>
            <w:tcW w:w="1235" w:type="pct"/>
            <w:noWrap/>
            <w:hideMark/>
          </w:tcPr>
          <w:p w14:paraId="7C584C5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w:t>
            </w:r>
          </w:p>
        </w:tc>
      </w:tr>
      <w:tr w:rsidR="006A19A4" w:rsidRPr="006A19A4" w14:paraId="23BAB6C1" w14:textId="77777777" w:rsidTr="006A19A4">
        <w:trPr>
          <w:trHeight w:val="300"/>
        </w:trPr>
        <w:tc>
          <w:tcPr>
            <w:tcW w:w="718" w:type="pct"/>
            <w:noWrap/>
            <w:hideMark/>
          </w:tcPr>
          <w:p w14:paraId="3DAA44C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Tennessee</w:t>
            </w:r>
          </w:p>
        </w:tc>
        <w:tc>
          <w:tcPr>
            <w:tcW w:w="1164" w:type="pct"/>
            <w:noWrap/>
            <w:hideMark/>
          </w:tcPr>
          <w:p w14:paraId="481D524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3/1/2022</w:t>
            </w:r>
          </w:p>
        </w:tc>
        <w:tc>
          <w:tcPr>
            <w:tcW w:w="1883" w:type="pct"/>
            <w:noWrap/>
            <w:hideMark/>
          </w:tcPr>
          <w:p w14:paraId="27EA01F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 United States of America</w:t>
            </w:r>
          </w:p>
        </w:tc>
        <w:tc>
          <w:tcPr>
            <w:tcW w:w="1235" w:type="pct"/>
            <w:noWrap/>
            <w:hideMark/>
          </w:tcPr>
          <w:p w14:paraId="57599BC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w:t>
            </w:r>
          </w:p>
        </w:tc>
      </w:tr>
      <w:tr w:rsidR="006A19A4" w:rsidRPr="006A19A4" w14:paraId="0050D937" w14:textId="77777777" w:rsidTr="006A19A4">
        <w:trPr>
          <w:trHeight w:val="300"/>
        </w:trPr>
        <w:tc>
          <w:tcPr>
            <w:tcW w:w="718" w:type="pct"/>
            <w:noWrap/>
            <w:hideMark/>
          </w:tcPr>
          <w:p w14:paraId="4D01D53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Massachusetts</w:t>
            </w:r>
          </w:p>
        </w:tc>
        <w:tc>
          <w:tcPr>
            <w:tcW w:w="1164" w:type="pct"/>
            <w:noWrap/>
            <w:hideMark/>
          </w:tcPr>
          <w:p w14:paraId="5A5C92C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3/1/2022</w:t>
            </w:r>
          </w:p>
        </w:tc>
        <w:tc>
          <w:tcPr>
            <w:tcW w:w="1883" w:type="pct"/>
            <w:noWrap/>
            <w:hideMark/>
          </w:tcPr>
          <w:p w14:paraId="2C782EF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Carolina, United States of America</w:t>
            </w:r>
          </w:p>
        </w:tc>
        <w:tc>
          <w:tcPr>
            <w:tcW w:w="1235" w:type="pct"/>
            <w:noWrap/>
            <w:hideMark/>
          </w:tcPr>
          <w:p w14:paraId="19AF976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1A8A942C" w14:textId="77777777" w:rsidTr="006A19A4">
        <w:trPr>
          <w:trHeight w:val="300"/>
        </w:trPr>
        <w:tc>
          <w:tcPr>
            <w:tcW w:w="718" w:type="pct"/>
            <w:noWrap/>
            <w:hideMark/>
          </w:tcPr>
          <w:p w14:paraId="38A9B15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Tennessee</w:t>
            </w:r>
          </w:p>
        </w:tc>
        <w:tc>
          <w:tcPr>
            <w:tcW w:w="1164" w:type="pct"/>
            <w:noWrap/>
            <w:hideMark/>
          </w:tcPr>
          <w:p w14:paraId="6104ACA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3/1/2022</w:t>
            </w:r>
          </w:p>
        </w:tc>
        <w:tc>
          <w:tcPr>
            <w:tcW w:w="1883" w:type="pct"/>
            <w:noWrap/>
            <w:hideMark/>
          </w:tcPr>
          <w:p w14:paraId="0B6028F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Carolina, United States of America</w:t>
            </w:r>
          </w:p>
        </w:tc>
        <w:tc>
          <w:tcPr>
            <w:tcW w:w="1235" w:type="pct"/>
            <w:noWrap/>
            <w:hideMark/>
          </w:tcPr>
          <w:p w14:paraId="031011E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52C75539" w14:textId="77777777" w:rsidTr="006A19A4">
        <w:trPr>
          <w:trHeight w:val="300"/>
        </w:trPr>
        <w:tc>
          <w:tcPr>
            <w:tcW w:w="718" w:type="pct"/>
            <w:noWrap/>
            <w:hideMark/>
          </w:tcPr>
          <w:p w14:paraId="51630EA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Massachusetts</w:t>
            </w:r>
          </w:p>
        </w:tc>
        <w:tc>
          <w:tcPr>
            <w:tcW w:w="1164" w:type="pct"/>
            <w:noWrap/>
            <w:hideMark/>
          </w:tcPr>
          <w:p w14:paraId="60356BF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3/1/2022</w:t>
            </w:r>
          </w:p>
        </w:tc>
        <w:tc>
          <w:tcPr>
            <w:tcW w:w="1883" w:type="pct"/>
            <w:noWrap/>
            <w:hideMark/>
          </w:tcPr>
          <w:p w14:paraId="7C7BBA0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Nova Scotia, Canada</w:t>
            </w:r>
          </w:p>
        </w:tc>
        <w:tc>
          <w:tcPr>
            <w:tcW w:w="1235" w:type="pct"/>
            <w:noWrap/>
            <w:hideMark/>
          </w:tcPr>
          <w:p w14:paraId="319C431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16</w:t>
            </w:r>
          </w:p>
        </w:tc>
      </w:tr>
      <w:tr w:rsidR="006A19A4" w:rsidRPr="006A19A4" w14:paraId="7232BBFF" w14:textId="77777777" w:rsidTr="006A19A4">
        <w:trPr>
          <w:trHeight w:val="300"/>
        </w:trPr>
        <w:tc>
          <w:tcPr>
            <w:tcW w:w="718" w:type="pct"/>
            <w:noWrap/>
            <w:hideMark/>
          </w:tcPr>
          <w:p w14:paraId="441D538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Tennessee</w:t>
            </w:r>
          </w:p>
        </w:tc>
        <w:tc>
          <w:tcPr>
            <w:tcW w:w="1164" w:type="pct"/>
            <w:noWrap/>
            <w:hideMark/>
          </w:tcPr>
          <w:p w14:paraId="341B655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3/1/2022</w:t>
            </w:r>
          </w:p>
        </w:tc>
        <w:tc>
          <w:tcPr>
            <w:tcW w:w="1883" w:type="pct"/>
            <w:noWrap/>
            <w:hideMark/>
          </w:tcPr>
          <w:p w14:paraId="1A0BDD5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Nova Scotia, Canada</w:t>
            </w:r>
          </w:p>
        </w:tc>
        <w:tc>
          <w:tcPr>
            <w:tcW w:w="1235" w:type="pct"/>
            <w:noWrap/>
            <w:hideMark/>
          </w:tcPr>
          <w:p w14:paraId="54378D4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16</w:t>
            </w:r>
          </w:p>
        </w:tc>
      </w:tr>
      <w:tr w:rsidR="006A19A4" w:rsidRPr="006A19A4" w14:paraId="58931737" w14:textId="77777777" w:rsidTr="006A19A4">
        <w:trPr>
          <w:trHeight w:val="300"/>
        </w:trPr>
        <w:tc>
          <w:tcPr>
            <w:tcW w:w="718" w:type="pct"/>
            <w:noWrap/>
            <w:hideMark/>
          </w:tcPr>
          <w:p w14:paraId="1F63071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Massachusetts</w:t>
            </w:r>
          </w:p>
        </w:tc>
        <w:tc>
          <w:tcPr>
            <w:tcW w:w="1164" w:type="pct"/>
            <w:noWrap/>
            <w:hideMark/>
          </w:tcPr>
          <w:p w14:paraId="3514EFE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3/1/2022</w:t>
            </w:r>
          </w:p>
        </w:tc>
        <w:tc>
          <w:tcPr>
            <w:tcW w:w="1883" w:type="pct"/>
            <w:noWrap/>
            <w:hideMark/>
          </w:tcPr>
          <w:p w14:paraId="7F43466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Prince Edward Island, Canada</w:t>
            </w:r>
          </w:p>
        </w:tc>
        <w:tc>
          <w:tcPr>
            <w:tcW w:w="1235" w:type="pct"/>
            <w:noWrap/>
            <w:hideMark/>
          </w:tcPr>
          <w:p w14:paraId="52EFE78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w:t>
            </w:r>
          </w:p>
        </w:tc>
      </w:tr>
      <w:tr w:rsidR="006A19A4" w:rsidRPr="006A19A4" w14:paraId="333A2472" w14:textId="77777777" w:rsidTr="006A19A4">
        <w:trPr>
          <w:trHeight w:val="300"/>
        </w:trPr>
        <w:tc>
          <w:tcPr>
            <w:tcW w:w="718" w:type="pct"/>
            <w:noWrap/>
            <w:hideMark/>
          </w:tcPr>
          <w:p w14:paraId="1DEE70A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Tennessee</w:t>
            </w:r>
          </w:p>
        </w:tc>
        <w:tc>
          <w:tcPr>
            <w:tcW w:w="1164" w:type="pct"/>
            <w:noWrap/>
            <w:hideMark/>
          </w:tcPr>
          <w:p w14:paraId="5F6457B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3/1/2022</w:t>
            </w:r>
          </w:p>
        </w:tc>
        <w:tc>
          <w:tcPr>
            <w:tcW w:w="1883" w:type="pct"/>
            <w:noWrap/>
            <w:hideMark/>
          </w:tcPr>
          <w:p w14:paraId="2785BEE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Prince Edward Island, Canada</w:t>
            </w:r>
          </w:p>
        </w:tc>
        <w:tc>
          <w:tcPr>
            <w:tcW w:w="1235" w:type="pct"/>
            <w:noWrap/>
            <w:hideMark/>
          </w:tcPr>
          <w:p w14:paraId="50FA73D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w:t>
            </w:r>
          </w:p>
        </w:tc>
      </w:tr>
      <w:tr w:rsidR="006A19A4" w:rsidRPr="006A19A4" w14:paraId="1E58EB95" w14:textId="77777777" w:rsidTr="006A19A4">
        <w:trPr>
          <w:trHeight w:val="300"/>
        </w:trPr>
        <w:tc>
          <w:tcPr>
            <w:tcW w:w="718" w:type="pct"/>
            <w:noWrap/>
            <w:hideMark/>
          </w:tcPr>
          <w:p w14:paraId="5894E52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Massachusetts</w:t>
            </w:r>
          </w:p>
        </w:tc>
        <w:tc>
          <w:tcPr>
            <w:tcW w:w="1164" w:type="pct"/>
            <w:noWrap/>
            <w:hideMark/>
          </w:tcPr>
          <w:p w14:paraId="63271A4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3/1/2022</w:t>
            </w:r>
          </w:p>
        </w:tc>
        <w:tc>
          <w:tcPr>
            <w:tcW w:w="1883" w:type="pct"/>
            <w:noWrap/>
            <w:hideMark/>
          </w:tcPr>
          <w:p w14:paraId="6E27CFD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Virginia, United States of America</w:t>
            </w:r>
          </w:p>
        </w:tc>
        <w:tc>
          <w:tcPr>
            <w:tcW w:w="1235" w:type="pct"/>
            <w:noWrap/>
            <w:hideMark/>
          </w:tcPr>
          <w:p w14:paraId="085E225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37FFF21D" w14:textId="77777777" w:rsidTr="006A19A4">
        <w:trPr>
          <w:trHeight w:val="300"/>
        </w:trPr>
        <w:tc>
          <w:tcPr>
            <w:tcW w:w="718" w:type="pct"/>
            <w:noWrap/>
            <w:hideMark/>
          </w:tcPr>
          <w:p w14:paraId="5452638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Tennessee</w:t>
            </w:r>
          </w:p>
        </w:tc>
        <w:tc>
          <w:tcPr>
            <w:tcW w:w="1164" w:type="pct"/>
            <w:noWrap/>
            <w:hideMark/>
          </w:tcPr>
          <w:p w14:paraId="77C13F4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3/1/2022</w:t>
            </w:r>
          </w:p>
        </w:tc>
        <w:tc>
          <w:tcPr>
            <w:tcW w:w="1883" w:type="pct"/>
            <w:noWrap/>
            <w:hideMark/>
          </w:tcPr>
          <w:p w14:paraId="4BA5960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Virginia, United States of America</w:t>
            </w:r>
          </w:p>
        </w:tc>
        <w:tc>
          <w:tcPr>
            <w:tcW w:w="1235" w:type="pct"/>
            <w:noWrap/>
            <w:hideMark/>
          </w:tcPr>
          <w:p w14:paraId="2A7A7C5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68FE96BC" w14:textId="77777777" w:rsidTr="006A19A4">
        <w:trPr>
          <w:trHeight w:val="300"/>
        </w:trPr>
        <w:tc>
          <w:tcPr>
            <w:tcW w:w="718" w:type="pct"/>
            <w:noWrap/>
            <w:hideMark/>
          </w:tcPr>
          <w:p w14:paraId="70F80F5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Ohio</w:t>
            </w:r>
          </w:p>
        </w:tc>
        <w:tc>
          <w:tcPr>
            <w:tcW w:w="1164" w:type="pct"/>
            <w:noWrap/>
            <w:hideMark/>
          </w:tcPr>
          <w:p w14:paraId="7771370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3/2/2022</w:t>
            </w:r>
          </w:p>
        </w:tc>
        <w:tc>
          <w:tcPr>
            <w:tcW w:w="1883" w:type="pct"/>
            <w:noWrap/>
            <w:hideMark/>
          </w:tcPr>
          <w:p w14:paraId="4D59BB4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Alabama, United States of America</w:t>
            </w:r>
          </w:p>
        </w:tc>
        <w:tc>
          <w:tcPr>
            <w:tcW w:w="1235" w:type="pct"/>
            <w:noWrap/>
            <w:hideMark/>
          </w:tcPr>
          <w:p w14:paraId="0672464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23ECF4FC" w14:textId="77777777" w:rsidTr="006A19A4">
        <w:trPr>
          <w:trHeight w:val="300"/>
        </w:trPr>
        <w:tc>
          <w:tcPr>
            <w:tcW w:w="718" w:type="pct"/>
            <w:noWrap/>
            <w:hideMark/>
          </w:tcPr>
          <w:p w14:paraId="09E9AA0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Ohio</w:t>
            </w:r>
          </w:p>
        </w:tc>
        <w:tc>
          <w:tcPr>
            <w:tcW w:w="1164" w:type="pct"/>
            <w:noWrap/>
            <w:hideMark/>
          </w:tcPr>
          <w:p w14:paraId="642D82F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3/2/2022</w:t>
            </w:r>
          </w:p>
        </w:tc>
        <w:tc>
          <w:tcPr>
            <w:tcW w:w="1883" w:type="pct"/>
            <w:noWrap/>
            <w:hideMark/>
          </w:tcPr>
          <w:p w14:paraId="4105700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British Columbia, Canada</w:t>
            </w:r>
          </w:p>
        </w:tc>
        <w:tc>
          <w:tcPr>
            <w:tcW w:w="1235" w:type="pct"/>
            <w:noWrap/>
            <w:hideMark/>
          </w:tcPr>
          <w:p w14:paraId="08A7AEE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1ECBCA53" w14:textId="77777777" w:rsidTr="006A19A4">
        <w:trPr>
          <w:trHeight w:val="300"/>
        </w:trPr>
        <w:tc>
          <w:tcPr>
            <w:tcW w:w="718" w:type="pct"/>
            <w:noWrap/>
            <w:hideMark/>
          </w:tcPr>
          <w:p w14:paraId="547F3C1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Ohio</w:t>
            </w:r>
          </w:p>
        </w:tc>
        <w:tc>
          <w:tcPr>
            <w:tcW w:w="1164" w:type="pct"/>
            <w:noWrap/>
            <w:hideMark/>
          </w:tcPr>
          <w:p w14:paraId="30302DD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3/2/2022</w:t>
            </w:r>
          </w:p>
        </w:tc>
        <w:tc>
          <w:tcPr>
            <w:tcW w:w="1883" w:type="pct"/>
            <w:noWrap/>
            <w:hideMark/>
          </w:tcPr>
          <w:p w14:paraId="435A9C5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Connecticut, United States of America</w:t>
            </w:r>
          </w:p>
        </w:tc>
        <w:tc>
          <w:tcPr>
            <w:tcW w:w="1235" w:type="pct"/>
            <w:noWrap/>
            <w:hideMark/>
          </w:tcPr>
          <w:p w14:paraId="062D9C2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719F5442" w14:textId="77777777" w:rsidTr="006A19A4">
        <w:trPr>
          <w:trHeight w:val="300"/>
        </w:trPr>
        <w:tc>
          <w:tcPr>
            <w:tcW w:w="718" w:type="pct"/>
            <w:noWrap/>
            <w:hideMark/>
          </w:tcPr>
          <w:p w14:paraId="0B1DA34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Ohio</w:t>
            </w:r>
          </w:p>
        </w:tc>
        <w:tc>
          <w:tcPr>
            <w:tcW w:w="1164" w:type="pct"/>
            <w:noWrap/>
            <w:hideMark/>
          </w:tcPr>
          <w:p w14:paraId="0B0E8FF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3/2/2022</w:t>
            </w:r>
          </w:p>
        </w:tc>
        <w:tc>
          <w:tcPr>
            <w:tcW w:w="1883" w:type="pct"/>
            <w:noWrap/>
            <w:hideMark/>
          </w:tcPr>
          <w:p w14:paraId="48B521F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 United States of America</w:t>
            </w:r>
          </w:p>
        </w:tc>
        <w:tc>
          <w:tcPr>
            <w:tcW w:w="1235" w:type="pct"/>
            <w:noWrap/>
            <w:hideMark/>
          </w:tcPr>
          <w:p w14:paraId="67E5B00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712418F4" w14:textId="77777777" w:rsidTr="006A19A4">
        <w:trPr>
          <w:trHeight w:val="300"/>
        </w:trPr>
        <w:tc>
          <w:tcPr>
            <w:tcW w:w="718" w:type="pct"/>
            <w:noWrap/>
            <w:hideMark/>
          </w:tcPr>
          <w:p w14:paraId="0870660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Ohio</w:t>
            </w:r>
          </w:p>
        </w:tc>
        <w:tc>
          <w:tcPr>
            <w:tcW w:w="1164" w:type="pct"/>
            <w:noWrap/>
            <w:hideMark/>
          </w:tcPr>
          <w:p w14:paraId="5B06224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3/2/2022</w:t>
            </w:r>
          </w:p>
        </w:tc>
        <w:tc>
          <w:tcPr>
            <w:tcW w:w="1883" w:type="pct"/>
            <w:noWrap/>
            <w:hideMark/>
          </w:tcPr>
          <w:p w14:paraId="155E0FE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Florida, United States of America</w:t>
            </w:r>
          </w:p>
        </w:tc>
        <w:tc>
          <w:tcPr>
            <w:tcW w:w="1235" w:type="pct"/>
            <w:noWrap/>
            <w:hideMark/>
          </w:tcPr>
          <w:p w14:paraId="5494F26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09767527" w14:textId="77777777" w:rsidTr="006A19A4">
        <w:trPr>
          <w:trHeight w:val="300"/>
        </w:trPr>
        <w:tc>
          <w:tcPr>
            <w:tcW w:w="718" w:type="pct"/>
            <w:noWrap/>
            <w:hideMark/>
          </w:tcPr>
          <w:p w14:paraId="10DE4A0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Ohio</w:t>
            </w:r>
          </w:p>
        </w:tc>
        <w:tc>
          <w:tcPr>
            <w:tcW w:w="1164" w:type="pct"/>
            <w:noWrap/>
            <w:hideMark/>
          </w:tcPr>
          <w:p w14:paraId="3ACB562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3/2/2022</w:t>
            </w:r>
          </w:p>
        </w:tc>
        <w:tc>
          <w:tcPr>
            <w:tcW w:w="1883" w:type="pct"/>
            <w:noWrap/>
            <w:hideMark/>
          </w:tcPr>
          <w:p w14:paraId="25B4B49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Indiana, United States of America</w:t>
            </w:r>
          </w:p>
        </w:tc>
        <w:tc>
          <w:tcPr>
            <w:tcW w:w="1235" w:type="pct"/>
            <w:noWrap/>
            <w:hideMark/>
          </w:tcPr>
          <w:p w14:paraId="2080D4F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w:t>
            </w:r>
          </w:p>
        </w:tc>
      </w:tr>
      <w:tr w:rsidR="006A19A4" w:rsidRPr="006A19A4" w14:paraId="1749D38D" w14:textId="77777777" w:rsidTr="006A19A4">
        <w:trPr>
          <w:trHeight w:val="300"/>
        </w:trPr>
        <w:tc>
          <w:tcPr>
            <w:tcW w:w="718" w:type="pct"/>
            <w:noWrap/>
            <w:hideMark/>
          </w:tcPr>
          <w:p w14:paraId="20790AD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Ohio</w:t>
            </w:r>
          </w:p>
        </w:tc>
        <w:tc>
          <w:tcPr>
            <w:tcW w:w="1164" w:type="pct"/>
            <w:noWrap/>
            <w:hideMark/>
          </w:tcPr>
          <w:p w14:paraId="5EA1EAB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3/2/2022</w:t>
            </w:r>
          </w:p>
        </w:tc>
        <w:tc>
          <w:tcPr>
            <w:tcW w:w="1883" w:type="pct"/>
            <w:noWrap/>
            <w:hideMark/>
          </w:tcPr>
          <w:p w14:paraId="04B65E0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Iowa, United States of America</w:t>
            </w:r>
          </w:p>
        </w:tc>
        <w:tc>
          <w:tcPr>
            <w:tcW w:w="1235" w:type="pct"/>
            <w:noWrap/>
            <w:hideMark/>
          </w:tcPr>
          <w:p w14:paraId="6342DDF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4FF74DD5" w14:textId="77777777" w:rsidTr="006A19A4">
        <w:trPr>
          <w:trHeight w:val="300"/>
        </w:trPr>
        <w:tc>
          <w:tcPr>
            <w:tcW w:w="718" w:type="pct"/>
            <w:noWrap/>
            <w:hideMark/>
          </w:tcPr>
          <w:p w14:paraId="0645900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Ohio</w:t>
            </w:r>
          </w:p>
        </w:tc>
        <w:tc>
          <w:tcPr>
            <w:tcW w:w="1164" w:type="pct"/>
            <w:noWrap/>
            <w:hideMark/>
          </w:tcPr>
          <w:p w14:paraId="35B250A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3/2/2022</w:t>
            </w:r>
          </w:p>
        </w:tc>
        <w:tc>
          <w:tcPr>
            <w:tcW w:w="1883" w:type="pct"/>
            <w:noWrap/>
            <w:hideMark/>
          </w:tcPr>
          <w:p w14:paraId="14CCEBC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Kentucky, United States of America</w:t>
            </w:r>
          </w:p>
        </w:tc>
        <w:tc>
          <w:tcPr>
            <w:tcW w:w="1235" w:type="pct"/>
            <w:noWrap/>
            <w:hideMark/>
          </w:tcPr>
          <w:p w14:paraId="147E650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671F57C8" w14:textId="77777777" w:rsidTr="006A19A4">
        <w:trPr>
          <w:trHeight w:val="300"/>
        </w:trPr>
        <w:tc>
          <w:tcPr>
            <w:tcW w:w="718" w:type="pct"/>
            <w:noWrap/>
            <w:hideMark/>
          </w:tcPr>
          <w:p w14:paraId="5D71C15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Ohio</w:t>
            </w:r>
          </w:p>
        </w:tc>
        <w:tc>
          <w:tcPr>
            <w:tcW w:w="1164" w:type="pct"/>
            <w:noWrap/>
            <w:hideMark/>
          </w:tcPr>
          <w:p w14:paraId="7013F69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3/2/2022</w:t>
            </w:r>
          </w:p>
        </w:tc>
        <w:tc>
          <w:tcPr>
            <w:tcW w:w="1883" w:type="pct"/>
            <w:noWrap/>
            <w:hideMark/>
          </w:tcPr>
          <w:p w14:paraId="48E79E4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Maine, United States of America</w:t>
            </w:r>
          </w:p>
        </w:tc>
        <w:tc>
          <w:tcPr>
            <w:tcW w:w="1235" w:type="pct"/>
            <w:noWrap/>
            <w:hideMark/>
          </w:tcPr>
          <w:p w14:paraId="78AEDB4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106770E2" w14:textId="77777777" w:rsidTr="006A19A4">
        <w:trPr>
          <w:trHeight w:val="300"/>
        </w:trPr>
        <w:tc>
          <w:tcPr>
            <w:tcW w:w="718" w:type="pct"/>
            <w:noWrap/>
            <w:hideMark/>
          </w:tcPr>
          <w:p w14:paraId="387792F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Ohio</w:t>
            </w:r>
          </w:p>
        </w:tc>
        <w:tc>
          <w:tcPr>
            <w:tcW w:w="1164" w:type="pct"/>
            <w:noWrap/>
            <w:hideMark/>
          </w:tcPr>
          <w:p w14:paraId="5E4DB22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3/2/2022</w:t>
            </w:r>
          </w:p>
        </w:tc>
        <w:tc>
          <w:tcPr>
            <w:tcW w:w="1883" w:type="pct"/>
            <w:noWrap/>
            <w:hideMark/>
          </w:tcPr>
          <w:p w14:paraId="65B819E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Maryland, United States of America</w:t>
            </w:r>
          </w:p>
        </w:tc>
        <w:tc>
          <w:tcPr>
            <w:tcW w:w="1235" w:type="pct"/>
            <w:noWrap/>
            <w:hideMark/>
          </w:tcPr>
          <w:p w14:paraId="62C73C7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3BB8FB49" w14:textId="77777777" w:rsidTr="006A19A4">
        <w:trPr>
          <w:trHeight w:val="300"/>
        </w:trPr>
        <w:tc>
          <w:tcPr>
            <w:tcW w:w="718" w:type="pct"/>
            <w:noWrap/>
            <w:hideMark/>
          </w:tcPr>
          <w:p w14:paraId="6B6244C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Ohio</w:t>
            </w:r>
          </w:p>
        </w:tc>
        <w:tc>
          <w:tcPr>
            <w:tcW w:w="1164" w:type="pct"/>
            <w:noWrap/>
            <w:hideMark/>
          </w:tcPr>
          <w:p w14:paraId="33F636E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3/2/2022</w:t>
            </w:r>
          </w:p>
        </w:tc>
        <w:tc>
          <w:tcPr>
            <w:tcW w:w="1883" w:type="pct"/>
            <w:noWrap/>
            <w:hideMark/>
          </w:tcPr>
          <w:p w14:paraId="07A4177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 United States of America</w:t>
            </w:r>
          </w:p>
        </w:tc>
        <w:tc>
          <w:tcPr>
            <w:tcW w:w="1235" w:type="pct"/>
            <w:noWrap/>
            <w:hideMark/>
          </w:tcPr>
          <w:p w14:paraId="3D247C1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395F3F4F" w14:textId="77777777" w:rsidTr="006A19A4">
        <w:trPr>
          <w:trHeight w:val="300"/>
        </w:trPr>
        <w:tc>
          <w:tcPr>
            <w:tcW w:w="718" w:type="pct"/>
            <w:noWrap/>
            <w:hideMark/>
          </w:tcPr>
          <w:p w14:paraId="428CE83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Ohio</w:t>
            </w:r>
          </w:p>
        </w:tc>
        <w:tc>
          <w:tcPr>
            <w:tcW w:w="1164" w:type="pct"/>
            <w:noWrap/>
            <w:hideMark/>
          </w:tcPr>
          <w:p w14:paraId="32B4CDB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3/2/2022</w:t>
            </w:r>
          </w:p>
        </w:tc>
        <w:tc>
          <w:tcPr>
            <w:tcW w:w="1883" w:type="pct"/>
            <w:noWrap/>
            <w:hideMark/>
          </w:tcPr>
          <w:p w14:paraId="5D44892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Brunswick, Canada</w:t>
            </w:r>
          </w:p>
        </w:tc>
        <w:tc>
          <w:tcPr>
            <w:tcW w:w="1235" w:type="pct"/>
            <w:noWrap/>
            <w:hideMark/>
          </w:tcPr>
          <w:p w14:paraId="294E3BF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18</w:t>
            </w:r>
          </w:p>
        </w:tc>
      </w:tr>
      <w:tr w:rsidR="006A19A4" w:rsidRPr="006A19A4" w14:paraId="055BAD9A" w14:textId="77777777" w:rsidTr="006A19A4">
        <w:trPr>
          <w:trHeight w:val="300"/>
        </w:trPr>
        <w:tc>
          <w:tcPr>
            <w:tcW w:w="718" w:type="pct"/>
            <w:noWrap/>
            <w:hideMark/>
          </w:tcPr>
          <w:p w14:paraId="160C859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Ohio</w:t>
            </w:r>
          </w:p>
        </w:tc>
        <w:tc>
          <w:tcPr>
            <w:tcW w:w="1164" w:type="pct"/>
            <w:noWrap/>
            <w:hideMark/>
          </w:tcPr>
          <w:p w14:paraId="796E3ED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3/2/2022</w:t>
            </w:r>
          </w:p>
        </w:tc>
        <w:tc>
          <w:tcPr>
            <w:tcW w:w="1883" w:type="pct"/>
            <w:noWrap/>
            <w:hideMark/>
          </w:tcPr>
          <w:p w14:paraId="156E569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Hampshire, United States of America</w:t>
            </w:r>
          </w:p>
        </w:tc>
        <w:tc>
          <w:tcPr>
            <w:tcW w:w="1235" w:type="pct"/>
            <w:noWrap/>
            <w:hideMark/>
          </w:tcPr>
          <w:p w14:paraId="44FBA7A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0FAC7ECA" w14:textId="77777777" w:rsidTr="006A19A4">
        <w:trPr>
          <w:trHeight w:val="300"/>
        </w:trPr>
        <w:tc>
          <w:tcPr>
            <w:tcW w:w="718" w:type="pct"/>
            <w:noWrap/>
            <w:hideMark/>
          </w:tcPr>
          <w:p w14:paraId="291FB10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Ohio</w:t>
            </w:r>
          </w:p>
        </w:tc>
        <w:tc>
          <w:tcPr>
            <w:tcW w:w="1164" w:type="pct"/>
            <w:noWrap/>
            <w:hideMark/>
          </w:tcPr>
          <w:p w14:paraId="3FD8443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3/2/2022</w:t>
            </w:r>
          </w:p>
        </w:tc>
        <w:tc>
          <w:tcPr>
            <w:tcW w:w="1883" w:type="pct"/>
            <w:noWrap/>
            <w:hideMark/>
          </w:tcPr>
          <w:p w14:paraId="66BD116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 United States of America</w:t>
            </w:r>
          </w:p>
        </w:tc>
        <w:tc>
          <w:tcPr>
            <w:tcW w:w="1235" w:type="pct"/>
            <w:noWrap/>
            <w:hideMark/>
          </w:tcPr>
          <w:p w14:paraId="7E514AB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6AAFF251" w14:textId="77777777" w:rsidTr="006A19A4">
        <w:trPr>
          <w:trHeight w:val="300"/>
        </w:trPr>
        <w:tc>
          <w:tcPr>
            <w:tcW w:w="718" w:type="pct"/>
            <w:noWrap/>
            <w:hideMark/>
          </w:tcPr>
          <w:p w14:paraId="6788CE4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Ohio</w:t>
            </w:r>
          </w:p>
        </w:tc>
        <w:tc>
          <w:tcPr>
            <w:tcW w:w="1164" w:type="pct"/>
            <w:noWrap/>
            <w:hideMark/>
          </w:tcPr>
          <w:p w14:paraId="065EF4F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3/2/2022</w:t>
            </w:r>
          </w:p>
        </w:tc>
        <w:tc>
          <w:tcPr>
            <w:tcW w:w="1883" w:type="pct"/>
            <w:noWrap/>
            <w:hideMark/>
          </w:tcPr>
          <w:p w14:paraId="03E8091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 United States of America</w:t>
            </w:r>
          </w:p>
        </w:tc>
        <w:tc>
          <w:tcPr>
            <w:tcW w:w="1235" w:type="pct"/>
            <w:noWrap/>
            <w:hideMark/>
          </w:tcPr>
          <w:p w14:paraId="77B15FA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8</w:t>
            </w:r>
          </w:p>
        </w:tc>
      </w:tr>
      <w:tr w:rsidR="006A19A4" w:rsidRPr="006A19A4" w14:paraId="23298767" w14:textId="77777777" w:rsidTr="006A19A4">
        <w:trPr>
          <w:trHeight w:val="300"/>
        </w:trPr>
        <w:tc>
          <w:tcPr>
            <w:tcW w:w="718" w:type="pct"/>
            <w:noWrap/>
            <w:hideMark/>
          </w:tcPr>
          <w:p w14:paraId="7AF00D7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lastRenderedPageBreak/>
              <w:t>Ohio</w:t>
            </w:r>
          </w:p>
        </w:tc>
        <w:tc>
          <w:tcPr>
            <w:tcW w:w="1164" w:type="pct"/>
            <w:noWrap/>
            <w:hideMark/>
          </w:tcPr>
          <w:p w14:paraId="6641EB6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3/2/2022</w:t>
            </w:r>
          </w:p>
        </w:tc>
        <w:tc>
          <w:tcPr>
            <w:tcW w:w="1883" w:type="pct"/>
            <w:noWrap/>
            <w:hideMark/>
          </w:tcPr>
          <w:p w14:paraId="09F1498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Carolina, United States of America</w:t>
            </w:r>
          </w:p>
        </w:tc>
        <w:tc>
          <w:tcPr>
            <w:tcW w:w="1235" w:type="pct"/>
            <w:noWrap/>
            <w:hideMark/>
          </w:tcPr>
          <w:p w14:paraId="089DA75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1D5FFB57" w14:textId="77777777" w:rsidTr="006A19A4">
        <w:trPr>
          <w:trHeight w:val="300"/>
        </w:trPr>
        <w:tc>
          <w:tcPr>
            <w:tcW w:w="718" w:type="pct"/>
            <w:noWrap/>
            <w:hideMark/>
          </w:tcPr>
          <w:p w14:paraId="0B3C493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Ohio</w:t>
            </w:r>
          </w:p>
        </w:tc>
        <w:tc>
          <w:tcPr>
            <w:tcW w:w="1164" w:type="pct"/>
            <w:noWrap/>
            <w:hideMark/>
          </w:tcPr>
          <w:p w14:paraId="22D2ACA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3/2/2022</w:t>
            </w:r>
          </w:p>
        </w:tc>
        <w:tc>
          <w:tcPr>
            <w:tcW w:w="1883" w:type="pct"/>
            <w:noWrap/>
            <w:hideMark/>
          </w:tcPr>
          <w:p w14:paraId="0736A0C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Nova Scotia, Canada</w:t>
            </w:r>
          </w:p>
        </w:tc>
        <w:tc>
          <w:tcPr>
            <w:tcW w:w="1235" w:type="pct"/>
            <w:noWrap/>
            <w:hideMark/>
          </w:tcPr>
          <w:p w14:paraId="55C2631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16</w:t>
            </w:r>
          </w:p>
        </w:tc>
      </w:tr>
      <w:tr w:rsidR="006A19A4" w:rsidRPr="006A19A4" w14:paraId="67BD1EF6" w14:textId="77777777" w:rsidTr="006A19A4">
        <w:trPr>
          <w:trHeight w:val="300"/>
        </w:trPr>
        <w:tc>
          <w:tcPr>
            <w:tcW w:w="718" w:type="pct"/>
            <w:noWrap/>
            <w:hideMark/>
          </w:tcPr>
          <w:p w14:paraId="063A02D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Ohio</w:t>
            </w:r>
          </w:p>
        </w:tc>
        <w:tc>
          <w:tcPr>
            <w:tcW w:w="1164" w:type="pct"/>
            <w:noWrap/>
            <w:hideMark/>
          </w:tcPr>
          <w:p w14:paraId="7A8C8BF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3/2/2022</w:t>
            </w:r>
          </w:p>
        </w:tc>
        <w:tc>
          <w:tcPr>
            <w:tcW w:w="1883" w:type="pct"/>
            <w:noWrap/>
            <w:hideMark/>
          </w:tcPr>
          <w:p w14:paraId="7CE3291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Prince Edward Island, Canada</w:t>
            </w:r>
          </w:p>
        </w:tc>
        <w:tc>
          <w:tcPr>
            <w:tcW w:w="1235" w:type="pct"/>
            <w:noWrap/>
            <w:hideMark/>
          </w:tcPr>
          <w:p w14:paraId="31AD7DB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w:t>
            </w:r>
          </w:p>
        </w:tc>
      </w:tr>
      <w:tr w:rsidR="006A19A4" w:rsidRPr="006A19A4" w14:paraId="56B7E684" w14:textId="77777777" w:rsidTr="006A19A4">
        <w:trPr>
          <w:trHeight w:val="300"/>
        </w:trPr>
        <w:tc>
          <w:tcPr>
            <w:tcW w:w="718" w:type="pct"/>
            <w:noWrap/>
            <w:hideMark/>
          </w:tcPr>
          <w:p w14:paraId="5D59ADC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Ohio</w:t>
            </w:r>
          </w:p>
        </w:tc>
        <w:tc>
          <w:tcPr>
            <w:tcW w:w="1164" w:type="pct"/>
            <w:noWrap/>
            <w:hideMark/>
          </w:tcPr>
          <w:p w14:paraId="546C0F5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3/2/2022</w:t>
            </w:r>
          </w:p>
        </w:tc>
        <w:tc>
          <w:tcPr>
            <w:tcW w:w="1883" w:type="pct"/>
            <w:noWrap/>
            <w:hideMark/>
          </w:tcPr>
          <w:p w14:paraId="5095865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Virginia, United States of America</w:t>
            </w:r>
          </w:p>
        </w:tc>
        <w:tc>
          <w:tcPr>
            <w:tcW w:w="1235" w:type="pct"/>
            <w:noWrap/>
            <w:hideMark/>
          </w:tcPr>
          <w:p w14:paraId="134EF27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62FE149E" w14:textId="77777777" w:rsidTr="006A19A4">
        <w:trPr>
          <w:trHeight w:val="300"/>
        </w:trPr>
        <w:tc>
          <w:tcPr>
            <w:tcW w:w="718" w:type="pct"/>
            <w:noWrap/>
            <w:hideMark/>
          </w:tcPr>
          <w:p w14:paraId="68132D6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South Dakota</w:t>
            </w:r>
          </w:p>
        </w:tc>
        <w:tc>
          <w:tcPr>
            <w:tcW w:w="1164" w:type="pct"/>
            <w:noWrap/>
            <w:hideMark/>
          </w:tcPr>
          <w:p w14:paraId="42C1548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3/3/2022</w:t>
            </w:r>
          </w:p>
        </w:tc>
        <w:tc>
          <w:tcPr>
            <w:tcW w:w="1883" w:type="pct"/>
            <w:noWrap/>
            <w:hideMark/>
          </w:tcPr>
          <w:p w14:paraId="0DD5B5C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Alabama, United States of America</w:t>
            </w:r>
          </w:p>
        </w:tc>
        <w:tc>
          <w:tcPr>
            <w:tcW w:w="1235" w:type="pct"/>
            <w:noWrap/>
            <w:hideMark/>
          </w:tcPr>
          <w:p w14:paraId="5AAABC1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015CA397" w14:textId="77777777" w:rsidTr="006A19A4">
        <w:trPr>
          <w:trHeight w:val="300"/>
        </w:trPr>
        <w:tc>
          <w:tcPr>
            <w:tcW w:w="718" w:type="pct"/>
            <w:noWrap/>
            <w:hideMark/>
          </w:tcPr>
          <w:p w14:paraId="4869EAE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South Dakota</w:t>
            </w:r>
          </w:p>
        </w:tc>
        <w:tc>
          <w:tcPr>
            <w:tcW w:w="1164" w:type="pct"/>
            <w:noWrap/>
            <w:hideMark/>
          </w:tcPr>
          <w:p w14:paraId="22669E2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3/3/2022</w:t>
            </w:r>
          </w:p>
        </w:tc>
        <w:tc>
          <w:tcPr>
            <w:tcW w:w="1883" w:type="pct"/>
            <w:noWrap/>
            <w:hideMark/>
          </w:tcPr>
          <w:p w14:paraId="55CD208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British Columbia, Canada</w:t>
            </w:r>
          </w:p>
        </w:tc>
        <w:tc>
          <w:tcPr>
            <w:tcW w:w="1235" w:type="pct"/>
            <w:noWrap/>
            <w:hideMark/>
          </w:tcPr>
          <w:p w14:paraId="3965619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4115EFD5" w14:textId="77777777" w:rsidTr="006A19A4">
        <w:trPr>
          <w:trHeight w:val="300"/>
        </w:trPr>
        <w:tc>
          <w:tcPr>
            <w:tcW w:w="718" w:type="pct"/>
            <w:noWrap/>
            <w:hideMark/>
          </w:tcPr>
          <w:p w14:paraId="59FC75E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South Dakota</w:t>
            </w:r>
          </w:p>
        </w:tc>
        <w:tc>
          <w:tcPr>
            <w:tcW w:w="1164" w:type="pct"/>
            <w:noWrap/>
            <w:hideMark/>
          </w:tcPr>
          <w:p w14:paraId="4543F28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3/3/2022</w:t>
            </w:r>
          </w:p>
        </w:tc>
        <w:tc>
          <w:tcPr>
            <w:tcW w:w="1883" w:type="pct"/>
            <w:noWrap/>
            <w:hideMark/>
          </w:tcPr>
          <w:p w14:paraId="5ABC725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Connecticut, United States of America</w:t>
            </w:r>
          </w:p>
        </w:tc>
        <w:tc>
          <w:tcPr>
            <w:tcW w:w="1235" w:type="pct"/>
            <w:noWrap/>
            <w:hideMark/>
          </w:tcPr>
          <w:p w14:paraId="0A7B8E7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49178AA9" w14:textId="77777777" w:rsidTr="006A19A4">
        <w:trPr>
          <w:trHeight w:val="300"/>
        </w:trPr>
        <w:tc>
          <w:tcPr>
            <w:tcW w:w="718" w:type="pct"/>
            <w:noWrap/>
            <w:hideMark/>
          </w:tcPr>
          <w:p w14:paraId="019E8E7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South Dakota</w:t>
            </w:r>
          </w:p>
        </w:tc>
        <w:tc>
          <w:tcPr>
            <w:tcW w:w="1164" w:type="pct"/>
            <w:noWrap/>
            <w:hideMark/>
          </w:tcPr>
          <w:p w14:paraId="3ACCBED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3/3/2022</w:t>
            </w:r>
          </w:p>
        </w:tc>
        <w:tc>
          <w:tcPr>
            <w:tcW w:w="1883" w:type="pct"/>
            <w:noWrap/>
            <w:hideMark/>
          </w:tcPr>
          <w:p w14:paraId="5BC1A30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 United States of America</w:t>
            </w:r>
          </w:p>
        </w:tc>
        <w:tc>
          <w:tcPr>
            <w:tcW w:w="1235" w:type="pct"/>
            <w:noWrap/>
            <w:hideMark/>
          </w:tcPr>
          <w:p w14:paraId="2E9945C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2920E9DA" w14:textId="77777777" w:rsidTr="006A19A4">
        <w:trPr>
          <w:trHeight w:val="300"/>
        </w:trPr>
        <w:tc>
          <w:tcPr>
            <w:tcW w:w="718" w:type="pct"/>
            <w:noWrap/>
            <w:hideMark/>
          </w:tcPr>
          <w:p w14:paraId="272F504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South Dakota</w:t>
            </w:r>
          </w:p>
        </w:tc>
        <w:tc>
          <w:tcPr>
            <w:tcW w:w="1164" w:type="pct"/>
            <w:noWrap/>
            <w:hideMark/>
          </w:tcPr>
          <w:p w14:paraId="5D27C0A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3/3/2022</w:t>
            </w:r>
          </w:p>
        </w:tc>
        <w:tc>
          <w:tcPr>
            <w:tcW w:w="1883" w:type="pct"/>
            <w:noWrap/>
            <w:hideMark/>
          </w:tcPr>
          <w:p w14:paraId="5916D97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Florida, United States of America</w:t>
            </w:r>
          </w:p>
        </w:tc>
        <w:tc>
          <w:tcPr>
            <w:tcW w:w="1235" w:type="pct"/>
            <w:noWrap/>
            <w:hideMark/>
          </w:tcPr>
          <w:p w14:paraId="5CA10A9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7C233DAA" w14:textId="77777777" w:rsidTr="006A19A4">
        <w:trPr>
          <w:trHeight w:val="300"/>
        </w:trPr>
        <w:tc>
          <w:tcPr>
            <w:tcW w:w="718" w:type="pct"/>
            <w:noWrap/>
            <w:hideMark/>
          </w:tcPr>
          <w:p w14:paraId="6EB8083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South Dakota</w:t>
            </w:r>
          </w:p>
        </w:tc>
        <w:tc>
          <w:tcPr>
            <w:tcW w:w="1164" w:type="pct"/>
            <w:noWrap/>
            <w:hideMark/>
          </w:tcPr>
          <w:p w14:paraId="2521074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3/3/2022</w:t>
            </w:r>
          </w:p>
        </w:tc>
        <w:tc>
          <w:tcPr>
            <w:tcW w:w="1883" w:type="pct"/>
            <w:noWrap/>
            <w:hideMark/>
          </w:tcPr>
          <w:p w14:paraId="7F20A65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Indiana, United States of America</w:t>
            </w:r>
          </w:p>
        </w:tc>
        <w:tc>
          <w:tcPr>
            <w:tcW w:w="1235" w:type="pct"/>
            <w:noWrap/>
            <w:hideMark/>
          </w:tcPr>
          <w:p w14:paraId="2299AA3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w:t>
            </w:r>
          </w:p>
        </w:tc>
      </w:tr>
      <w:tr w:rsidR="006A19A4" w:rsidRPr="006A19A4" w14:paraId="11A535B2" w14:textId="77777777" w:rsidTr="006A19A4">
        <w:trPr>
          <w:trHeight w:val="300"/>
        </w:trPr>
        <w:tc>
          <w:tcPr>
            <w:tcW w:w="718" w:type="pct"/>
            <w:noWrap/>
            <w:hideMark/>
          </w:tcPr>
          <w:p w14:paraId="6F01AC7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South Dakota</w:t>
            </w:r>
          </w:p>
        </w:tc>
        <w:tc>
          <w:tcPr>
            <w:tcW w:w="1164" w:type="pct"/>
            <w:noWrap/>
            <w:hideMark/>
          </w:tcPr>
          <w:p w14:paraId="2E4298C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3/3/2022</w:t>
            </w:r>
          </w:p>
        </w:tc>
        <w:tc>
          <w:tcPr>
            <w:tcW w:w="1883" w:type="pct"/>
            <w:noWrap/>
            <w:hideMark/>
          </w:tcPr>
          <w:p w14:paraId="4BEB65F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Iowa, United States of America</w:t>
            </w:r>
          </w:p>
        </w:tc>
        <w:tc>
          <w:tcPr>
            <w:tcW w:w="1235" w:type="pct"/>
            <w:noWrap/>
            <w:hideMark/>
          </w:tcPr>
          <w:p w14:paraId="20B317C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1F92DFB1" w14:textId="77777777" w:rsidTr="006A19A4">
        <w:trPr>
          <w:trHeight w:val="300"/>
        </w:trPr>
        <w:tc>
          <w:tcPr>
            <w:tcW w:w="718" w:type="pct"/>
            <w:noWrap/>
            <w:hideMark/>
          </w:tcPr>
          <w:p w14:paraId="0A09AAC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South Dakota</w:t>
            </w:r>
          </w:p>
        </w:tc>
        <w:tc>
          <w:tcPr>
            <w:tcW w:w="1164" w:type="pct"/>
            <w:noWrap/>
            <w:hideMark/>
          </w:tcPr>
          <w:p w14:paraId="2FEA831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3/3/2022</w:t>
            </w:r>
          </w:p>
        </w:tc>
        <w:tc>
          <w:tcPr>
            <w:tcW w:w="1883" w:type="pct"/>
            <w:noWrap/>
            <w:hideMark/>
          </w:tcPr>
          <w:p w14:paraId="52B3020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Kentucky, United States of America</w:t>
            </w:r>
          </w:p>
        </w:tc>
        <w:tc>
          <w:tcPr>
            <w:tcW w:w="1235" w:type="pct"/>
            <w:noWrap/>
            <w:hideMark/>
          </w:tcPr>
          <w:p w14:paraId="3861EB7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29CD6C95" w14:textId="77777777" w:rsidTr="006A19A4">
        <w:trPr>
          <w:trHeight w:val="300"/>
        </w:trPr>
        <w:tc>
          <w:tcPr>
            <w:tcW w:w="718" w:type="pct"/>
            <w:noWrap/>
            <w:hideMark/>
          </w:tcPr>
          <w:p w14:paraId="609C4A4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South Dakota</w:t>
            </w:r>
          </w:p>
        </w:tc>
        <w:tc>
          <w:tcPr>
            <w:tcW w:w="1164" w:type="pct"/>
            <w:noWrap/>
            <w:hideMark/>
          </w:tcPr>
          <w:p w14:paraId="66D9D8A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3/3/2022</w:t>
            </w:r>
          </w:p>
        </w:tc>
        <w:tc>
          <w:tcPr>
            <w:tcW w:w="1883" w:type="pct"/>
            <w:noWrap/>
            <w:hideMark/>
          </w:tcPr>
          <w:p w14:paraId="4E5AA47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Maine, United States of America</w:t>
            </w:r>
          </w:p>
        </w:tc>
        <w:tc>
          <w:tcPr>
            <w:tcW w:w="1235" w:type="pct"/>
            <w:noWrap/>
            <w:hideMark/>
          </w:tcPr>
          <w:p w14:paraId="066347F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55D6EF6B" w14:textId="77777777" w:rsidTr="006A19A4">
        <w:trPr>
          <w:trHeight w:val="300"/>
        </w:trPr>
        <w:tc>
          <w:tcPr>
            <w:tcW w:w="718" w:type="pct"/>
            <w:noWrap/>
            <w:hideMark/>
          </w:tcPr>
          <w:p w14:paraId="48CB686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South Dakota</w:t>
            </w:r>
          </w:p>
        </w:tc>
        <w:tc>
          <w:tcPr>
            <w:tcW w:w="1164" w:type="pct"/>
            <w:noWrap/>
            <w:hideMark/>
          </w:tcPr>
          <w:p w14:paraId="3E70C37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3/3/2022</w:t>
            </w:r>
          </w:p>
        </w:tc>
        <w:tc>
          <w:tcPr>
            <w:tcW w:w="1883" w:type="pct"/>
            <w:noWrap/>
            <w:hideMark/>
          </w:tcPr>
          <w:p w14:paraId="070828E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Maryland, United States of America</w:t>
            </w:r>
          </w:p>
        </w:tc>
        <w:tc>
          <w:tcPr>
            <w:tcW w:w="1235" w:type="pct"/>
            <w:noWrap/>
            <w:hideMark/>
          </w:tcPr>
          <w:p w14:paraId="5F15792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4EFC8CC9" w14:textId="77777777" w:rsidTr="006A19A4">
        <w:trPr>
          <w:trHeight w:val="300"/>
        </w:trPr>
        <w:tc>
          <w:tcPr>
            <w:tcW w:w="718" w:type="pct"/>
            <w:noWrap/>
            <w:hideMark/>
          </w:tcPr>
          <w:p w14:paraId="31ABB29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South Dakota</w:t>
            </w:r>
          </w:p>
        </w:tc>
        <w:tc>
          <w:tcPr>
            <w:tcW w:w="1164" w:type="pct"/>
            <w:noWrap/>
            <w:hideMark/>
          </w:tcPr>
          <w:p w14:paraId="22EE1E3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3/3/2022</w:t>
            </w:r>
          </w:p>
        </w:tc>
        <w:tc>
          <w:tcPr>
            <w:tcW w:w="1883" w:type="pct"/>
            <w:noWrap/>
            <w:hideMark/>
          </w:tcPr>
          <w:p w14:paraId="240A375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 United States of America</w:t>
            </w:r>
          </w:p>
        </w:tc>
        <w:tc>
          <w:tcPr>
            <w:tcW w:w="1235" w:type="pct"/>
            <w:noWrap/>
            <w:hideMark/>
          </w:tcPr>
          <w:p w14:paraId="36FACFA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1E1C9294" w14:textId="77777777" w:rsidTr="006A19A4">
        <w:trPr>
          <w:trHeight w:val="300"/>
        </w:trPr>
        <w:tc>
          <w:tcPr>
            <w:tcW w:w="718" w:type="pct"/>
            <w:noWrap/>
            <w:hideMark/>
          </w:tcPr>
          <w:p w14:paraId="49B1DC6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South Dakota</w:t>
            </w:r>
          </w:p>
        </w:tc>
        <w:tc>
          <w:tcPr>
            <w:tcW w:w="1164" w:type="pct"/>
            <w:noWrap/>
            <w:hideMark/>
          </w:tcPr>
          <w:p w14:paraId="4762208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3/3/2022</w:t>
            </w:r>
          </w:p>
        </w:tc>
        <w:tc>
          <w:tcPr>
            <w:tcW w:w="1883" w:type="pct"/>
            <w:noWrap/>
            <w:hideMark/>
          </w:tcPr>
          <w:p w14:paraId="1A86E09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Missouri, United States of America</w:t>
            </w:r>
          </w:p>
        </w:tc>
        <w:tc>
          <w:tcPr>
            <w:tcW w:w="1235" w:type="pct"/>
            <w:noWrap/>
            <w:hideMark/>
          </w:tcPr>
          <w:p w14:paraId="4361E86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2C81901E" w14:textId="77777777" w:rsidTr="006A19A4">
        <w:trPr>
          <w:trHeight w:val="300"/>
        </w:trPr>
        <w:tc>
          <w:tcPr>
            <w:tcW w:w="718" w:type="pct"/>
            <w:noWrap/>
            <w:hideMark/>
          </w:tcPr>
          <w:p w14:paraId="492FFA3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South Dakota</w:t>
            </w:r>
          </w:p>
        </w:tc>
        <w:tc>
          <w:tcPr>
            <w:tcW w:w="1164" w:type="pct"/>
            <w:noWrap/>
            <w:hideMark/>
          </w:tcPr>
          <w:p w14:paraId="509F615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3/3/2022</w:t>
            </w:r>
          </w:p>
        </w:tc>
        <w:tc>
          <w:tcPr>
            <w:tcW w:w="1883" w:type="pct"/>
            <w:noWrap/>
            <w:hideMark/>
          </w:tcPr>
          <w:p w14:paraId="0D65C0B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Brunswick, Canada</w:t>
            </w:r>
          </w:p>
        </w:tc>
        <w:tc>
          <w:tcPr>
            <w:tcW w:w="1235" w:type="pct"/>
            <w:noWrap/>
            <w:hideMark/>
          </w:tcPr>
          <w:p w14:paraId="139DEC5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18</w:t>
            </w:r>
          </w:p>
        </w:tc>
      </w:tr>
      <w:tr w:rsidR="006A19A4" w:rsidRPr="006A19A4" w14:paraId="3BCBFD38" w14:textId="77777777" w:rsidTr="006A19A4">
        <w:trPr>
          <w:trHeight w:val="300"/>
        </w:trPr>
        <w:tc>
          <w:tcPr>
            <w:tcW w:w="718" w:type="pct"/>
            <w:noWrap/>
            <w:hideMark/>
          </w:tcPr>
          <w:p w14:paraId="01828AB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South Dakota</w:t>
            </w:r>
          </w:p>
        </w:tc>
        <w:tc>
          <w:tcPr>
            <w:tcW w:w="1164" w:type="pct"/>
            <w:noWrap/>
            <w:hideMark/>
          </w:tcPr>
          <w:p w14:paraId="080F803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3/3/2022</w:t>
            </w:r>
          </w:p>
        </w:tc>
        <w:tc>
          <w:tcPr>
            <w:tcW w:w="1883" w:type="pct"/>
            <w:noWrap/>
            <w:hideMark/>
          </w:tcPr>
          <w:p w14:paraId="55B5B41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Hampshire, United States of America</w:t>
            </w:r>
          </w:p>
        </w:tc>
        <w:tc>
          <w:tcPr>
            <w:tcW w:w="1235" w:type="pct"/>
            <w:noWrap/>
            <w:hideMark/>
          </w:tcPr>
          <w:p w14:paraId="36CB997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27D2FF7C" w14:textId="77777777" w:rsidTr="006A19A4">
        <w:trPr>
          <w:trHeight w:val="300"/>
        </w:trPr>
        <w:tc>
          <w:tcPr>
            <w:tcW w:w="718" w:type="pct"/>
            <w:noWrap/>
            <w:hideMark/>
          </w:tcPr>
          <w:p w14:paraId="1BBE18A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South Dakota</w:t>
            </w:r>
          </w:p>
        </w:tc>
        <w:tc>
          <w:tcPr>
            <w:tcW w:w="1164" w:type="pct"/>
            <w:noWrap/>
            <w:hideMark/>
          </w:tcPr>
          <w:p w14:paraId="66C460D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3/3/2022</w:t>
            </w:r>
          </w:p>
        </w:tc>
        <w:tc>
          <w:tcPr>
            <w:tcW w:w="1883" w:type="pct"/>
            <w:noWrap/>
            <w:hideMark/>
          </w:tcPr>
          <w:p w14:paraId="16C3C4F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 United States of America</w:t>
            </w:r>
          </w:p>
        </w:tc>
        <w:tc>
          <w:tcPr>
            <w:tcW w:w="1235" w:type="pct"/>
            <w:noWrap/>
            <w:hideMark/>
          </w:tcPr>
          <w:p w14:paraId="6F68F02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049321B7" w14:textId="77777777" w:rsidTr="006A19A4">
        <w:trPr>
          <w:trHeight w:val="300"/>
        </w:trPr>
        <w:tc>
          <w:tcPr>
            <w:tcW w:w="718" w:type="pct"/>
            <w:noWrap/>
            <w:hideMark/>
          </w:tcPr>
          <w:p w14:paraId="64A00BB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South Dakota</w:t>
            </w:r>
          </w:p>
        </w:tc>
        <w:tc>
          <w:tcPr>
            <w:tcW w:w="1164" w:type="pct"/>
            <w:noWrap/>
            <w:hideMark/>
          </w:tcPr>
          <w:p w14:paraId="6AEF4DB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3/3/2022</w:t>
            </w:r>
          </w:p>
        </w:tc>
        <w:tc>
          <w:tcPr>
            <w:tcW w:w="1883" w:type="pct"/>
            <w:noWrap/>
            <w:hideMark/>
          </w:tcPr>
          <w:p w14:paraId="7986441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 United States of America</w:t>
            </w:r>
          </w:p>
        </w:tc>
        <w:tc>
          <w:tcPr>
            <w:tcW w:w="1235" w:type="pct"/>
            <w:noWrap/>
            <w:hideMark/>
          </w:tcPr>
          <w:p w14:paraId="2EEE3C7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8</w:t>
            </w:r>
          </w:p>
        </w:tc>
      </w:tr>
      <w:tr w:rsidR="006A19A4" w:rsidRPr="006A19A4" w14:paraId="5BFA5C97" w14:textId="77777777" w:rsidTr="006A19A4">
        <w:trPr>
          <w:trHeight w:val="300"/>
        </w:trPr>
        <w:tc>
          <w:tcPr>
            <w:tcW w:w="718" w:type="pct"/>
            <w:noWrap/>
            <w:hideMark/>
          </w:tcPr>
          <w:p w14:paraId="1B81139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South Dakota</w:t>
            </w:r>
          </w:p>
        </w:tc>
        <w:tc>
          <w:tcPr>
            <w:tcW w:w="1164" w:type="pct"/>
            <w:noWrap/>
            <w:hideMark/>
          </w:tcPr>
          <w:p w14:paraId="41D964D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3/3/2022</w:t>
            </w:r>
          </w:p>
        </w:tc>
        <w:tc>
          <w:tcPr>
            <w:tcW w:w="1883" w:type="pct"/>
            <w:noWrap/>
            <w:hideMark/>
          </w:tcPr>
          <w:p w14:paraId="4BFE75E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Carolina, United States of America</w:t>
            </w:r>
          </w:p>
        </w:tc>
        <w:tc>
          <w:tcPr>
            <w:tcW w:w="1235" w:type="pct"/>
            <w:noWrap/>
            <w:hideMark/>
          </w:tcPr>
          <w:p w14:paraId="7BFE0B0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5393A77C" w14:textId="77777777" w:rsidTr="006A19A4">
        <w:trPr>
          <w:trHeight w:val="300"/>
        </w:trPr>
        <w:tc>
          <w:tcPr>
            <w:tcW w:w="718" w:type="pct"/>
            <w:noWrap/>
            <w:hideMark/>
          </w:tcPr>
          <w:p w14:paraId="2EBF04A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South Dakota</w:t>
            </w:r>
          </w:p>
        </w:tc>
        <w:tc>
          <w:tcPr>
            <w:tcW w:w="1164" w:type="pct"/>
            <w:noWrap/>
            <w:hideMark/>
          </w:tcPr>
          <w:p w14:paraId="7122D89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3/3/2022</w:t>
            </w:r>
          </w:p>
        </w:tc>
        <w:tc>
          <w:tcPr>
            <w:tcW w:w="1883" w:type="pct"/>
            <w:noWrap/>
            <w:hideMark/>
          </w:tcPr>
          <w:p w14:paraId="60DC8CE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Nova Scotia, Canada</w:t>
            </w:r>
          </w:p>
        </w:tc>
        <w:tc>
          <w:tcPr>
            <w:tcW w:w="1235" w:type="pct"/>
            <w:noWrap/>
            <w:hideMark/>
          </w:tcPr>
          <w:p w14:paraId="08161E4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16</w:t>
            </w:r>
          </w:p>
        </w:tc>
      </w:tr>
      <w:tr w:rsidR="006A19A4" w:rsidRPr="006A19A4" w14:paraId="6DF8E7E8" w14:textId="77777777" w:rsidTr="006A19A4">
        <w:trPr>
          <w:trHeight w:val="300"/>
        </w:trPr>
        <w:tc>
          <w:tcPr>
            <w:tcW w:w="718" w:type="pct"/>
            <w:noWrap/>
            <w:hideMark/>
          </w:tcPr>
          <w:p w14:paraId="628D344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South Dakota</w:t>
            </w:r>
          </w:p>
        </w:tc>
        <w:tc>
          <w:tcPr>
            <w:tcW w:w="1164" w:type="pct"/>
            <w:noWrap/>
            <w:hideMark/>
          </w:tcPr>
          <w:p w14:paraId="5E1ABD9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3/3/2022</w:t>
            </w:r>
          </w:p>
        </w:tc>
        <w:tc>
          <w:tcPr>
            <w:tcW w:w="1883" w:type="pct"/>
            <w:noWrap/>
            <w:hideMark/>
          </w:tcPr>
          <w:p w14:paraId="42E9109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Prince Edward Island, Canada</w:t>
            </w:r>
          </w:p>
        </w:tc>
        <w:tc>
          <w:tcPr>
            <w:tcW w:w="1235" w:type="pct"/>
            <w:noWrap/>
            <w:hideMark/>
          </w:tcPr>
          <w:p w14:paraId="022F5C6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w:t>
            </w:r>
          </w:p>
        </w:tc>
      </w:tr>
      <w:tr w:rsidR="006A19A4" w:rsidRPr="006A19A4" w14:paraId="6E267478" w14:textId="77777777" w:rsidTr="006A19A4">
        <w:trPr>
          <w:trHeight w:val="300"/>
        </w:trPr>
        <w:tc>
          <w:tcPr>
            <w:tcW w:w="718" w:type="pct"/>
            <w:noWrap/>
            <w:hideMark/>
          </w:tcPr>
          <w:p w14:paraId="00E59F3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lastRenderedPageBreak/>
              <w:t>South Dakota</w:t>
            </w:r>
          </w:p>
        </w:tc>
        <w:tc>
          <w:tcPr>
            <w:tcW w:w="1164" w:type="pct"/>
            <w:noWrap/>
            <w:hideMark/>
          </w:tcPr>
          <w:p w14:paraId="041A4CD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3/3/2022</w:t>
            </w:r>
          </w:p>
        </w:tc>
        <w:tc>
          <w:tcPr>
            <w:tcW w:w="1883" w:type="pct"/>
            <w:noWrap/>
            <w:hideMark/>
          </w:tcPr>
          <w:p w14:paraId="0003772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Stavropol', Russia</w:t>
            </w:r>
          </w:p>
        </w:tc>
        <w:tc>
          <w:tcPr>
            <w:tcW w:w="1235" w:type="pct"/>
            <w:noWrap/>
            <w:hideMark/>
          </w:tcPr>
          <w:p w14:paraId="1FFDFED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8</w:t>
            </w:r>
          </w:p>
        </w:tc>
      </w:tr>
      <w:tr w:rsidR="006A19A4" w:rsidRPr="006A19A4" w14:paraId="0DC673D6" w14:textId="77777777" w:rsidTr="006A19A4">
        <w:trPr>
          <w:trHeight w:val="300"/>
        </w:trPr>
        <w:tc>
          <w:tcPr>
            <w:tcW w:w="718" w:type="pct"/>
            <w:noWrap/>
            <w:hideMark/>
          </w:tcPr>
          <w:p w14:paraId="544F072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South Dakota</w:t>
            </w:r>
          </w:p>
        </w:tc>
        <w:tc>
          <w:tcPr>
            <w:tcW w:w="1164" w:type="pct"/>
            <w:noWrap/>
            <w:hideMark/>
          </w:tcPr>
          <w:p w14:paraId="76D3616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3/3/2022</w:t>
            </w:r>
          </w:p>
        </w:tc>
        <w:tc>
          <w:tcPr>
            <w:tcW w:w="1883" w:type="pct"/>
            <w:noWrap/>
            <w:hideMark/>
          </w:tcPr>
          <w:p w14:paraId="264B8EC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Virginia, United States of America</w:t>
            </w:r>
          </w:p>
        </w:tc>
        <w:tc>
          <w:tcPr>
            <w:tcW w:w="1235" w:type="pct"/>
            <w:noWrap/>
            <w:hideMark/>
          </w:tcPr>
          <w:p w14:paraId="3BB0EED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576571CF" w14:textId="77777777" w:rsidTr="006A19A4">
        <w:trPr>
          <w:trHeight w:val="300"/>
        </w:trPr>
        <w:tc>
          <w:tcPr>
            <w:tcW w:w="718" w:type="pct"/>
            <w:noWrap/>
            <w:hideMark/>
          </w:tcPr>
          <w:p w14:paraId="11569D2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Nebraska</w:t>
            </w:r>
          </w:p>
        </w:tc>
        <w:tc>
          <w:tcPr>
            <w:tcW w:w="1164" w:type="pct"/>
            <w:noWrap/>
            <w:hideMark/>
          </w:tcPr>
          <w:p w14:paraId="42D7B4C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3/5/2022</w:t>
            </w:r>
          </w:p>
        </w:tc>
        <w:tc>
          <w:tcPr>
            <w:tcW w:w="1883" w:type="pct"/>
            <w:noWrap/>
            <w:hideMark/>
          </w:tcPr>
          <w:p w14:paraId="683F782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Alabama, United States of America</w:t>
            </w:r>
          </w:p>
        </w:tc>
        <w:tc>
          <w:tcPr>
            <w:tcW w:w="1235" w:type="pct"/>
            <w:noWrap/>
            <w:hideMark/>
          </w:tcPr>
          <w:p w14:paraId="65F0868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59148F76" w14:textId="77777777" w:rsidTr="006A19A4">
        <w:trPr>
          <w:trHeight w:val="300"/>
        </w:trPr>
        <w:tc>
          <w:tcPr>
            <w:tcW w:w="718" w:type="pct"/>
            <w:noWrap/>
            <w:hideMark/>
          </w:tcPr>
          <w:p w14:paraId="69CBF5B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Nebraska</w:t>
            </w:r>
          </w:p>
        </w:tc>
        <w:tc>
          <w:tcPr>
            <w:tcW w:w="1164" w:type="pct"/>
            <w:noWrap/>
            <w:hideMark/>
          </w:tcPr>
          <w:p w14:paraId="509DDC9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3/5/2022</w:t>
            </w:r>
          </w:p>
        </w:tc>
        <w:tc>
          <w:tcPr>
            <w:tcW w:w="1883" w:type="pct"/>
            <w:noWrap/>
            <w:hideMark/>
          </w:tcPr>
          <w:p w14:paraId="53259E9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British Columbia, Canada</w:t>
            </w:r>
          </w:p>
        </w:tc>
        <w:tc>
          <w:tcPr>
            <w:tcW w:w="1235" w:type="pct"/>
            <w:noWrap/>
            <w:hideMark/>
          </w:tcPr>
          <w:p w14:paraId="654311F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62868EE3" w14:textId="77777777" w:rsidTr="006A19A4">
        <w:trPr>
          <w:trHeight w:val="300"/>
        </w:trPr>
        <w:tc>
          <w:tcPr>
            <w:tcW w:w="718" w:type="pct"/>
            <w:noWrap/>
            <w:hideMark/>
          </w:tcPr>
          <w:p w14:paraId="04D0893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Nebraska</w:t>
            </w:r>
          </w:p>
        </w:tc>
        <w:tc>
          <w:tcPr>
            <w:tcW w:w="1164" w:type="pct"/>
            <w:noWrap/>
            <w:hideMark/>
          </w:tcPr>
          <w:p w14:paraId="4F2C092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3/5/2022</w:t>
            </w:r>
          </w:p>
        </w:tc>
        <w:tc>
          <w:tcPr>
            <w:tcW w:w="1883" w:type="pct"/>
            <w:noWrap/>
            <w:hideMark/>
          </w:tcPr>
          <w:p w14:paraId="6767C34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Connecticut, United States of America</w:t>
            </w:r>
          </w:p>
        </w:tc>
        <w:tc>
          <w:tcPr>
            <w:tcW w:w="1235" w:type="pct"/>
            <w:noWrap/>
            <w:hideMark/>
          </w:tcPr>
          <w:p w14:paraId="12BC72A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6D70F9A0" w14:textId="77777777" w:rsidTr="006A19A4">
        <w:trPr>
          <w:trHeight w:val="300"/>
        </w:trPr>
        <w:tc>
          <w:tcPr>
            <w:tcW w:w="718" w:type="pct"/>
            <w:noWrap/>
            <w:hideMark/>
          </w:tcPr>
          <w:p w14:paraId="5F2472B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Nebraska</w:t>
            </w:r>
          </w:p>
        </w:tc>
        <w:tc>
          <w:tcPr>
            <w:tcW w:w="1164" w:type="pct"/>
            <w:noWrap/>
            <w:hideMark/>
          </w:tcPr>
          <w:p w14:paraId="145248B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3/5/2022</w:t>
            </w:r>
          </w:p>
        </w:tc>
        <w:tc>
          <w:tcPr>
            <w:tcW w:w="1883" w:type="pct"/>
            <w:noWrap/>
            <w:hideMark/>
          </w:tcPr>
          <w:p w14:paraId="33BCC46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 United States of America</w:t>
            </w:r>
          </w:p>
        </w:tc>
        <w:tc>
          <w:tcPr>
            <w:tcW w:w="1235" w:type="pct"/>
            <w:noWrap/>
            <w:hideMark/>
          </w:tcPr>
          <w:p w14:paraId="6BC7DCD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7F59A7B7" w14:textId="77777777" w:rsidTr="006A19A4">
        <w:trPr>
          <w:trHeight w:val="300"/>
        </w:trPr>
        <w:tc>
          <w:tcPr>
            <w:tcW w:w="718" w:type="pct"/>
            <w:noWrap/>
            <w:hideMark/>
          </w:tcPr>
          <w:p w14:paraId="22256C5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Nebraska</w:t>
            </w:r>
          </w:p>
        </w:tc>
        <w:tc>
          <w:tcPr>
            <w:tcW w:w="1164" w:type="pct"/>
            <w:noWrap/>
            <w:hideMark/>
          </w:tcPr>
          <w:p w14:paraId="10B9C07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3/5/2022</w:t>
            </w:r>
          </w:p>
        </w:tc>
        <w:tc>
          <w:tcPr>
            <w:tcW w:w="1883" w:type="pct"/>
            <w:noWrap/>
            <w:hideMark/>
          </w:tcPr>
          <w:p w14:paraId="41184E1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Florida, United States of America</w:t>
            </w:r>
          </w:p>
        </w:tc>
        <w:tc>
          <w:tcPr>
            <w:tcW w:w="1235" w:type="pct"/>
            <w:noWrap/>
            <w:hideMark/>
          </w:tcPr>
          <w:p w14:paraId="5C77EA0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116CD3AE" w14:textId="77777777" w:rsidTr="006A19A4">
        <w:trPr>
          <w:trHeight w:val="300"/>
        </w:trPr>
        <w:tc>
          <w:tcPr>
            <w:tcW w:w="718" w:type="pct"/>
            <w:noWrap/>
            <w:hideMark/>
          </w:tcPr>
          <w:p w14:paraId="2D8418E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Nebraska</w:t>
            </w:r>
          </w:p>
        </w:tc>
        <w:tc>
          <w:tcPr>
            <w:tcW w:w="1164" w:type="pct"/>
            <w:noWrap/>
            <w:hideMark/>
          </w:tcPr>
          <w:p w14:paraId="3FBB644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3/5/2022</w:t>
            </w:r>
          </w:p>
        </w:tc>
        <w:tc>
          <w:tcPr>
            <w:tcW w:w="1883" w:type="pct"/>
            <w:noWrap/>
            <w:hideMark/>
          </w:tcPr>
          <w:p w14:paraId="1301D66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Indiana, United States of America</w:t>
            </w:r>
          </w:p>
        </w:tc>
        <w:tc>
          <w:tcPr>
            <w:tcW w:w="1235" w:type="pct"/>
            <w:noWrap/>
            <w:hideMark/>
          </w:tcPr>
          <w:p w14:paraId="488AD72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14</w:t>
            </w:r>
          </w:p>
        </w:tc>
      </w:tr>
      <w:tr w:rsidR="006A19A4" w:rsidRPr="006A19A4" w14:paraId="6A8C7A87" w14:textId="77777777" w:rsidTr="006A19A4">
        <w:trPr>
          <w:trHeight w:val="300"/>
        </w:trPr>
        <w:tc>
          <w:tcPr>
            <w:tcW w:w="718" w:type="pct"/>
            <w:noWrap/>
            <w:hideMark/>
          </w:tcPr>
          <w:p w14:paraId="17016BE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Nebraska</w:t>
            </w:r>
          </w:p>
        </w:tc>
        <w:tc>
          <w:tcPr>
            <w:tcW w:w="1164" w:type="pct"/>
            <w:noWrap/>
            <w:hideMark/>
          </w:tcPr>
          <w:p w14:paraId="2C94CDB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3/5/2022</w:t>
            </w:r>
          </w:p>
        </w:tc>
        <w:tc>
          <w:tcPr>
            <w:tcW w:w="1883" w:type="pct"/>
            <w:noWrap/>
            <w:hideMark/>
          </w:tcPr>
          <w:p w14:paraId="63A4AEA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Iowa, United States of America</w:t>
            </w:r>
          </w:p>
        </w:tc>
        <w:tc>
          <w:tcPr>
            <w:tcW w:w="1235" w:type="pct"/>
            <w:noWrap/>
            <w:hideMark/>
          </w:tcPr>
          <w:p w14:paraId="3FCE5B2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10E63835" w14:textId="77777777" w:rsidTr="006A19A4">
        <w:trPr>
          <w:trHeight w:val="300"/>
        </w:trPr>
        <w:tc>
          <w:tcPr>
            <w:tcW w:w="718" w:type="pct"/>
            <w:noWrap/>
            <w:hideMark/>
          </w:tcPr>
          <w:p w14:paraId="2A457B3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Nebraska</w:t>
            </w:r>
          </w:p>
        </w:tc>
        <w:tc>
          <w:tcPr>
            <w:tcW w:w="1164" w:type="pct"/>
            <w:noWrap/>
            <w:hideMark/>
          </w:tcPr>
          <w:p w14:paraId="4693BAB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3/5/2022</w:t>
            </w:r>
          </w:p>
        </w:tc>
        <w:tc>
          <w:tcPr>
            <w:tcW w:w="1883" w:type="pct"/>
            <w:noWrap/>
            <w:hideMark/>
          </w:tcPr>
          <w:p w14:paraId="2C6F46B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Kentucky, United States of America</w:t>
            </w:r>
          </w:p>
        </w:tc>
        <w:tc>
          <w:tcPr>
            <w:tcW w:w="1235" w:type="pct"/>
            <w:noWrap/>
            <w:hideMark/>
          </w:tcPr>
          <w:p w14:paraId="43F7B4F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63FB35DD" w14:textId="77777777" w:rsidTr="006A19A4">
        <w:trPr>
          <w:trHeight w:val="300"/>
        </w:trPr>
        <w:tc>
          <w:tcPr>
            <w:tcW w:w="718" w:type="pct"/>
            <w:noWrap/>
            <w:hideMark/>
          </w:tcPr>
          <w:p w14:paraId="6B06FFE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Nebraska</w:t>
            </w:r>
          </w:p>
        </w:tc>
        <w:tc>
          <w:tcPr>
            <w:tcW w:w="1164" w:type="pct"/>
            <w:noWrap/>
            <w:hideMark/>
          </w:tcPr>
          <w:p w14:paraId="06931E2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3/5/2022</w:t>
            </w:r>
          </w:p>
        </w:tc>
        <w:tc>
          <w:tcPr>
            <w:tcW w:w="1883" w:type="pct"/>
            <w:noWrap/>
            <w:hideMark/>
          </w:tcPr>
          <w:p w14:paraId="54F96A1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Maine, United States of America</w:t>
            </w:r>
          </w:p>
        </w:tc>
        <w:tc>
          <w:tcPr>
            <w:tcW w:w="1235" w:type="pct"/>
            <w:noWrap/>
            <w:hideMark/>
          </w:tcPr>
          <w:p w14:paraId="7F686BC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0A902753" w14:textId="77777777" w:rsidTr="006A19A4">
        <w:trPr>
          <w:trHeight w:val="300"/>
        </w:trPr>
        <w:tc>
          <w:tcPr>
            <w:tcW w:w="718" w:type="pct"/>
            <w:noWrap/>
            <w:hideMark/>
          </w:tcPr>
          <w:p w14:paraId="374E3C4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Nebraska</w:t>
            </w:r>
          </w:p>
        </w:tc>
        <w:tc>
          <w:tcPr>
            <w:tcW w:w="1164" w:type="pct"/>
            <w:noWrap/>
            <w:hideMark/>
          </w:tcPr>
          <w:p w14:paraId="4F6B0CD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3/5/2022</w:t>
            </w:r>
          </w:p>
        </w:tc>
        <w:tc>
          <w:tcPr>
            <w:tcW w:w="1883" w:type="pct"/>
            <w:noWrap/>
            <w:hideMark/>
          </w:tcPr>
          <w:p w14:paraId="58D9666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Maryland, United States of America</w:t>
            </w:r>
          </w:p>
        </w:tc>
        <w:tc>
          <w:tcPr>
            <w:tcW w:w="1235" w:type="pct"/>
            <w:noWrap/>
            <w:hideMark/>
          </w:tcPr>
          <w:p w14:paraId="273A81B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6FB08502" w14:textId="77777777" w:rsidTr="006A19A4">
        <w:trPr>
          <w:trHeight w:val="300"/>
        </w:trPr>
        <w:tc>
          <w:tcPr>
            <w:tcW w:w="718" w:type="pct"/>
            <w:noWrap/>
            <w:hideMark/>
          </w:tcPr>
          <w:p w14:paraId="574151B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Nebraska</w:t>
            </w:r>
          </w:p>
        </w:tc>
        <w:tc>
          <w:tcPr>
            <w:tcW w:w="1164" w:type="pct"/>
            <w:noWrap/>
            <w:hideMark/>
          </w:tcPr>
          <w:p w14:paraId="7FE822D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3/5/2022</w:t>
            </w:r>
          </w:p>
        </w:tc>
        <w:tc>
          <w:tcPr>
            <w:tcW w:w="1883" w:type="pct"/>
            <w:noWrap/>
            <w:hideMark/>
          </w:tcPr>
          <w:p w14:paraId="078E1BC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Massachusetts, United States of America</w:t>
            </w:r>
          </w:p>
        </w:tc>
        <w:tc>
          <w:tcPr>
            <w:tcW w:w="1235" w:type="pct"/>
            <w:noWrap/>
            <w:hideMark/>
          </w:tcPr>
          <w:p w14:paraId="71CD653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07479009" w14:textId="77777777" w:rsidTr="006A19A4">
        <w:trPr>
          <w:trHeight w:val="300"/>
        </w:trPr>
        <w:tc>
          <w:tcPr>
            <w:tcW w:w="718" w:type="pct"/>
            <w:noWrap/>
            <w:hideMark/>
          </w:tcPr>
          <w:p w14:paraId="61EB872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Nebraska</w:t>
            </w:r>
          </w:p>
        </w:tc>
        <w:tc>
          <w:tcPr>
            <w:tcW w:w="1164" w:type="pct"/>
            <w:noWrap/>
            <w:hideMark/>
          </w:tcPr>
          <w:p w14:paraId="23ACAC8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3/5/2022</w:t>
            </w:r>
          </w:p>
        </w:tc>
        <w:tc>
          <w:tcPr>
            <w:tcW w:w="1883" w:type="pct"/>
            <w:noWrap/>
            <w:hideMark/>
          </w:tcPr>
          <w:p w14:paraId="326363D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 United States of America</w:t>
            </w:r>
          </w:p>
        </w:tc>
        <w:tc>
          <w:tcPr>
            <w:tcW w:w="1235" w:type="pct"/>
            <w:noWrap/>
            <w:hideMark/>
          </w:tcPr>
          <w:p w14:paraId="29FA6D8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2103E2A9" w14:textId="77777777" w:rsidTr="006A19A4">
        <w:trPr>
          <w:trHeight w:val="300"/>
        </w:trPr>
        <w:tc>
          <w:tcPr>
            <w:tcW w:w="718" w:type="pct"/>
            <w:noWrap/>
            <w:hideMark/>
          </w:tcPr>
          <w:p w14:paraId="5F6D562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Nebraska</w:t>
            </w:r>
          </w:p>
        </w:tc>
        <w:tc>
          <w:tcPr>
            <w:tcW w:w="1164" w:type="pct"/>
            <w:noWrap/>
            <w:hideMark/>
          </w:tcPr>
          <w:p w14:paraId="008EE87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3/5/2022</w:t>
            </w:r>
          </w:p>
        </w:tc>
        <w:tc>
          <w:tcPr>
            <w:tcW w:w="1883" w:type="pct"/>
            <w:noWrap/>
            <w:hideMark/>
          </w:tcPr>
          <w:p w14:paraId="0577FB7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Missouri, United States of America</w:t>
            </w:r>
          </w:p>
        </w:tc>
        <w:tc>
          <w:tcPr>
            <w:tcW w:w="1235" w:type="pct"/>
            <w:noWrap/>
            <w:hideMark/>
          </w:tcPr>
          <w:p w14:paraId="66F6B17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7B59B95C" w14:textId="77777777" w:rsidTr="006A19A4">
        <w:trPr>
          <w:trHeight w:val="300"/>
        </w:trPr>
        <w:tc>
          <w:tcPr>
            <w:tcW w:w="718" w:type="pct"/>
            <w:noWrap/>
            <w:hideMark/>
          </w:tcPr>
          <w:p w14:paraId="2D1B243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Nebraska</w:t>
            </w:r>
          </w:p>
        </w:tc>
        <w:tc>
          <w:tcPr>
            <w:tcW w:w="1164" w:type="pct"/>
            <w:noWrap/>
            <w:hideMark/>
          </w:tcPr>
          <w:p w14:paraId="054A36D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3/5/2022</w:t>
            </w:r>
          </w:p>
        </w:tc>
        <w:tc>
          <w:tcPr>
            <w:tcW w:w="1883" w:type="pct"/>
            <w:noWrap/>
            <w:hideMark/>
          </w:tcPr>
          <w:p w14:paraId="0B279C0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Brunswick, Canada</w:t>
            </w:r>
          </w:p>
        </w:tc>
        <w:tc>
          <w:tcPr>
            <w:tcW w:w="1235" w:type="pct"/>
            <w:noWrap/>
            <w:hideMark/>
          </w:tcPr>
          <w:p w14:paraId="099A311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18</w:t>
            </w:r>
          </w:p>
        </w:tc>
      </w:tr>
      <w:tr w:rsidR="006A19A4" w:rsidRPr="006A19A4" w14:paraId="58A60B28" w14:textId="77777777" w:rsidTr="006A19A4">
        <w:trPr>
          <w:trHeight w:val="300"/>
        </w:trPr>
        <w:tc>
          <w:tcPr>
            <w:tcW w:w="718" w:type="pct"/>
            <w:noWrap/>
            <w:hideMark/>
          </w:tcPr>
          <w:p w14:paraId="3C28EA3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Nebraska</w:t>
            </w:r>
          </w:p>
        </w:tc>
        <w:tc>
          <w:tcPr>
            <w:tcW w:w="1164" w:type="pct"/>
            <w:noWrap/>
            <w:hideMark/>
          </w:tcPr>
          <w:p w14:paraId="08AF350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3/5/2022</w:t>
            </w:r>
          </w:p>
        </w:tc>
        <w:tc>
          <w:tcPr>
            <w:tcW w:w="1883" w:type="pct"/>
            <w:noWrap/>
            <w:hideMark/>
          </w:tcPr>
          <w:p w14:paraId="4492F61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Hampshire, United States of America</w:t>
            </w:r>
          </w:p>
        </w:tc>
        <w:tc>
          <w:tcPr>
            <w:tcW w:w="1235" w:type="pct"/>
            <w:noWrap/>
            <w:hideMark/>
          </w:tcPr>
          <w:p w14:paraId="54F8677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49922111" w14:textId="77777777" w:rsidTr="006A19A4">
        <w:trPr>
          <w:trHeight w:val="300"/>
        </w:trPr>
        <w:tc>
          <w:tcPr>
            <w:tcW w:w="718" w:type="pct"/>
            <w:noWrap/>
            <w:hideMark/>
          </w:tcPr>
          <w:p w14:paraId="7506EFF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Nebraska</w:t>
            </w:r>
          </w:p>
        </w:tc>
        <w:tc>
          <w:tcPr>
            <w:tcW w:w="1164" w:type="pct"/>
            <w:noWrap/>
            <w:hideMark/>
          </w:tcPr>
          <w:p w14:paraId="262FFEC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3/5/2022</w:t>
            </w:r>
          </w:p>
        </w:tc>
        <w:tc>
          <w:tcPr>
            <w:tcW w:w="1883" w:type="pct"/>
            <w:noWrap/>
            <w:hideMark/>
          </w:tcPr>
          <w:p w14:paraId="1A4D75C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 United States of America</w:t>
            </w:r>
          </w:p>
        </w:tc>
        <w:tc>
          <w:tcPr>
            <w:tcW w:w="1235" w:type="pct"/>
            <w:noWrap/>
            <w:hideMark/>
          </w:tcPr>
          <w:p w14:paraId="28AB2AB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59684758" w14:textId="77777777" w:rsidTr="006A19A4">
        <w:trPr>
          <w:trHeight w:val="300"/>
        </w:trPr>
        <w:tc>
          <w:tcPr>
            <w:tcW w:w="718" w:type="pct"/>
            <w:noWrap/>
            <w:hideMark/>
          </w:tcPr>
          <w:p w14:paraId="060B75A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Nebraska</w:t>
            </w:r>
          </w:p>
        </w:tc>
        <w:tc>
          <w:tcPr>
            <w:tcW w:w="1164" w:type="pct"/>
            <w:noWrap/>
            <w:hideMark/>
          </w:tcPr>
          <w:p w14:paraId="00AE21E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3/5/2022</w:t>
            </w:r>
          </w:p>
        </w:tc>
        <w:tc>
          <w:tcPr>
            <w:tcW w:w="1883" w:type="pct"/>
            <w:noWrap/>
            <w:hideMark/>
          </w:tcPr>
          <w:p w14:paraId="33583DC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 United States of America</w:t>
            </w:r>
          </w:p>
        </w:tc>
        <w:tc>
          <w:tcPr>
            <w:tcW w:w="1235" w:type="pct"/>
            <w:noWrap/>
            <w:hideMark/>
          </w:tcPr>
          <w:p w14:paraId="5B474D2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8</w:t>
            </w:r>
          </w:p>
        </w:tc>
      </w:tr>
      <w:tr w:rsidR="006A19A4" w:rsidRPr="006A19A4" w14:paraId="136EA277" w14:textId="77777777" w:rsidTr="006A19A4">
        <w:trPr>
          <w:trHeight w:val="300"/>
        </w:trPr>
        <w:tc>
          <w:tcPr>
            <w:tcW w:w="718" w:type="pct"/>
            <w:noWrap/>
            <w:hideMark/>
          </w:tcPr>
          <w:p w14:paraId="1085DF8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Nebraska</w:t>
            </w:r>
          </w:p>
        </w:tc>
        <w:tc>
          <w:tcPr>
            <w:tcW w:w="1164" w:type="pct"/>
            <w:noWrap/>
            <w:hideMark/>
          </w:tcPr>
          <w:p w14:paraId="7ADCE86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3/5/2022</w:t>
            </w:r>
          </w:p>
        </w:tc>
        <w:tc>
          <w:tcPr>
            <w:tcW w:w="1883" w:type="pct"/>
            <w:noWrap/>
            <w:hideMark/>
          </w:tcPr>
          <w:p w14:paraId="07CB9CC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Carolina, United States of America</w:t>
            </w:r>
          </w:p>
        </w:tc>
        <w:tc>
          <w:tcPr>
            <w:tcW w:w="1235" w:type="pct"/>
            <w:noWrap/>
            <w:hideMark/>
          </w:tcPr>
          <w:p w14:paraId="2949E8A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14BE5DE3" w14:textId="77777777" w:rsidTr="006A19A4">
        <w:trPr>
          <w:trHeight w:val="300"/>
        </w:trPr>
        <w:tc>
          <w:tcPr>
            <w:tcW w:w="718" w:type="pct"/>
            <w:noWrap/>
            <w:hideMark/>
          </w:tcPr>
          <w:p w14:paraId="165B5C4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Nebraska</w:t>
            </w:r>
          </w:p>
        </w:tc>
        <w:tc>
          <w:tcPr>
            <w:tcW w:w="1164" w:type="pct"/>
            <w:noWrap/>
            <w:hideMark/>
          </w:tcPr>
          <w:p w14:paraId="49EF568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3/5/2022</w:t>
            </w:r>
          </w:p>
        </w:tc>
        <w:tc>
          <w:tcPr>
            <w:tcW w:w="1883" w:type="pct"/>
            <w:noWrap/>
            <w:hideMark/>
          </w:tcPr>
          <w:p w14:paraId="7DD81B6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Nova Scotia, Canada</w:t>
            </w:r>
          </w:p>
        </w:tc>
        <w:tc>
          <w:tcPr>
            <w:tcW w:w="1235" w:type="pct"/>
            <w:noWrap/>
            <w:hideMark/>
          </w:tcPr>
          <w:p w14:paraId="669F9FB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72D5D3FB" w14:textId="77777777" w:rsidTr="006A19A4">
        <w:trPr>
          <w:trHeight w:val="300"/>
        </w:trPr>
        <w:tc>
          <w:tcPr>
            <w:tcW w:w="718" w:type="pct"/>
            <w:noWrap/>
            <w:hideMark/>
          </w:tcPr>
          <w:p w14:paraId="6624885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Nebraska</w:t>
            </w:r>
          </w:p>
        </w:tc>
        <w:tc>
          <w:tcPr>
            <w:tcW w:w="1164" w:type="pct"/>
            <w:noWrap/>
            <w:hideMark/>
          </w:tcPr>
          <w:p w14:paraId="2290026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3/5/2022</w:t>
            </w:r>
          </w:p>
        </w:tc>
        <w:tc>
          <w:tcPr>
            <w:tcW w:w="1883" w:type="pct"/>
            <w:noWrap/>
            <w:hideMark/>
          </w:tcPr>
          <w:p w14:paraId="09B9AA4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Prince Edward Island, Canada</w:t>
            </w:r>
          </w:p>
        </w:tc>
        <w:tc>
          <w:tcPr>
            <w:tcW w:w="1235" w:type="pct"/>
            <w:noWrap/>
            <w:hideMark/>
          </w:tcPr>
          <w:p w14:paraId="32C60C6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w:t>
            </w:r>
          </w:p>
        </w:tc>
      </w:tr>
      <w:tr w:rsidR="006A19A4" w:rsidRPr="006A19A4" w14:paraId="03E7C5A0" w14:textId="77777777" w:rsidTr="006A19A4">
        <w:trPr>
          <w:trHeight w:val="300"/>
        </w:trPr>
        <w:tc>
          <w:tcPr>
            <w:tcW w:w="718" w:type="pct"/>
            <w:noWrap/>
            <w:hideMark/>
          </w:tcPr>
          <w:p w14:paraId="10322FD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Nebraska</w:t>
            </w:r>
          </w:p>
        </w:tc>
        <w:tc>
          <w:tcPr>
            <w:tcW w:w="1164" w:type="pct"/>
            <w:noWrap/>
            <w:hideMark/>
          </w:tcPr>
          <w:p w14:paraId="7062BF2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3/5/2022</w:t>
            </w:r>
          </w:p>
        </w:tc>
        <w:tc>
          <w:tcPr>
            <w:tcW w:w="1883" w:type="pct"/>
            <w:noWrap/>
            <w:hideMark/>
          </w:tcPr>
          <w:p w14:paraId="174BDF7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Stavropol', Russia</w:t>
            </w:r>
          </w:p>
        </w:tc>
        <w:tc>
          <w:tcPr>
            <w:tcW w:w="1235" w:type="pct"/>
            <w:noWrap/>
            <w:hideMark/>
          </w:tcPr>
          <w:p w14:paraId="54C77BD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6BE18C8C" w14:textId="77777777" w:rsidTr="006A19A4">
        <w:trPr>
          <w:trHeight w:val="300"/>
        </w:trPr>
        <w:tc>
          <w:tcPr>
            <w:tcW w:w="718" w:type="pct"/>
            <w:noWrap/>
            <w:hideMark/>
          </w:tcPr>
          <w:p w14:paraId="6D9533A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Nebraska</w:t>
            </w:r>
          </w:p>
        </w:tc>
        <w:tc>
          <w:tcPr>
            <w:tcW w:w="1164" w:type="pct"/>
            <w:noWrap/>
            <w:hideMark/>
          </w:tcPr>
          <w:p w14:paraId="0FEBBE8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3/5/2022</w:t>
            </w:r>
          </w:p>
        </w:tc>
        <w:tc>
          <w:tcPr>
            <w:tcW w:w="1883" w:type="pct"/>
            <w:noWrap/>
            <w:hideMark/>
          </w:tcPr>
          <w:p w14:paraId="61F801C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Tennessee, United States of America</w:t>
            </w:r>
          </w:p>
        </w:tc>
        <w:tc>
          <w:tcPr>
            <w:tcW w:w="1235" w:type="pct"/>
            <w:noWrap/>
            <w:hideMark/>
          </w:tcPr>
          <w:p w14:paraId="0268070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3FBD36EA" w14:textId="77777777" w:rsidTr="006A19A4">
        <w:trPr>
          <w:trHeight w:val="300"/>
        </w:trPr>
        <w:tc>
          <w:tcPr>
            <w:tcW w:w="718" w:type="pct"/>
            <w:noWrap/>
            <w:hideMark/>
          </w:tcPr>
          <w:p w14:paraId="46D9D93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Nebraska</w:t>
            </w:r>
          </w:p>
        </w:tc>
        <w:tc>
          <w:tcPr>
            <w:tcW w:w="1164" w:type="pct"/>
            <w:noWrap/>
            <w:hideMark/>
          </w:tcPr>
          <w:p w14:paraId="2E6FC5D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3/5/2022</w:t>
            </w:r>
          </w:p>
        </w:tc>
        <w:tc>
          <w:tcPr>
            <w:tcW w:w="1883" w:type="pct"/>
            <w:noWrap/>
            <w:hideMark/>
          </w:tcPr>
          <w:p w14:paraId="11048F7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Virginia, United States of America</w:t>
            </w:r>
          </w:p>
        </w:tc>
        <w:tc>
          <w:tcPr>
            <w:tcW w:w="1235" w:type="pct"/>
            <w:noWrap/>
            <w:hideMark/>
          </w:tcPr>
          <w:p w14:paraId="76FF6B1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17887B02" w14:textId="77777777" w:rsidTr="006A19A4">
        <w:trPr>
          <w:trHeight w:val="300"/>
        </w:trPr>
        <w:tc>
          <w:tcPr>
            <w:tcW w:w="718" w:type="pct"/>
            <w:noWrap/>
            <w:hideMark/>
          </w:tcPr>
          <w:p w14:paraId="58F080C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Illinois</w:t>
            </w:r>
          </w:p>
        </w:tc>
        <w:tc>
          <w:tcPr>
            <w:tcW w:w="1164" w:type="pct"/>
            <w:noWrap/>
            <w:hideMark/>
          </w:tcPr>
          <w:p w14:paraId="1D884C7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3/6/2022</w:t>
            </w:r>
          </w:p>
        </w:tc>
        <w:tc>
          <w:tcPr>
            <w:tcW w:w="1883" w:type="pct"/>
            <w:noWrap/>
            <w:hideMark/>
          </w:tcPr>
          <w:p w14:paraId="10EA881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Alabama, United States of America</w:t>
            </w:r>
          </w:p>
        </w:tc>
        <w:tc>
          <w:tcPr>
            <w:tcW w:w="1235" w:type="pct"/>
            <w:noWrap/>
            <w:hideMark/>
          </w:tcPr>
          <w:p w14:paraId="107299F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212ABB4A" w14:textId="77777777" w:rsidTr="006A19A4">
        <w:trPr>
          <w:trHeight w:val="300"/>
        </w:trPr>
        <w:tc>
          <w:tcPr>
            <w:tcW w:w="718" w:type="pct"/>
            <w:noWrap/>
            <w:hideMark/>
          </w:tcPr>
          <w:p w14:paraId="69E3C80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Illinois</w:t>
            </w:r>
          </w:p>
        </w:tc>
        <w:tc>
          <w:tcPr>
            <w:tcW w:w="1164" w:type="pct"/>
            <w:noWrap/>
            <w:hideMark/>
          </w:tcPr>
          <w:p w14:paraId="627CA4C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3/6/2022</w:t>
            </w:r>
          </w:p>
        </w:tc>
        <w:tc>
          <w:tcPr>
            <w:tcW w:w="1883" w:type="pct"/>
            <w:noWrap/>
            <w:hideMark/>
          </w:tcPr>
          <w:p w14:paraId="62C96A8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British Columbia, Canada</w:t>
            </w:r>
          </w:p>
        </w:tc>
        <w:tc>
          <w:tcPr>
            <w:tcW w:w="1235" w:type="pct"/>
            <w:noWrap/>
            <w:hideMark/>
          </w:tcPr>
          <w:p w14:paraId="6407FAB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71BF226D" w14:textId="77777777" w:rsidTr="006A19A4">
        <w:trPr>
          <w:trHeight w:val="300"/>
        </w:trPr>
        <w:tc>
          <w:tcPr>
            <w:tcW w:w="718" w:type="pct"/>
            <w:noWrap/>
            <w:hideMark/>
          </w:tcPr>
          <w:p w14:paraId="7F5FDA2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Illinois</w:t>
            </w:r>
          </w:p>
        </w:tc>
        <w:tc>
          <w:tcPr>
            <w:tcW w:w="1164" w:type="pct"/>
            <w:noWrap/>
            <w:hideMark/>
          </w:tcPr>
          <w:p w14:paraId="1B41D77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3/6/2022</w:t>
            </w:r>
          </w:p>
        </w:tc>
        <w:tc>
          <w:tcPr>
            <w:tcW w:w="1883" w:type="pct"/>
            <w:noWrap/>
            <w:hideMark/>
          </w:tcPr>
          <w:p w14:paraId="47F32E3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Connecticut, United States of America</w:t>
            </w:r>
          </w:p>
        </w:tc>
        <w:tc>
          <w:tcPr>
            <w:tcW w:w="1235" w:type="pct"/>
            <w:noWrap/>
            <w:hideMark/>
          </w:tcPr>
          <w:p w14:paraId="5740F33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07EE4ED5" w14:textId="77777777" w:rsidTr="006A19A4">
        <w:trPr>
          <w:trHeight w:val="300"/>
        </w:trPr>
        <w:tc>
          <w:tcPr>
            <w:tcW w:w="718" w:type="pct"/>
            <w:noWrap/>
            <w:hideMark/>
          </w:tcPr>
          <w:p w14:paraId="4C98983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Illinois</w:t>
            </w:r>
          </w:p>
        </w:tc>
        <w:tc>
          <w:tcPr>
            <w:tcW w:w="1164" w:type="pct"/>
            <w:noWrap/>
            <w:hideMark/>
          </w:tcPr>
          <w:p w14:paraId="1513A5E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3/6/2022</w:t>
            </w:r>
          </w:p>
        </w:tc>
        <w:tc>
          <w:tcPr>
            <w:tcW w:w="1883" w:type="pct"/>
            <w:noWrap/>
            <w:hideMark/>
          </w:tcPr>
          <w:p w14:paraId="2DCFA24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 United States of America</w:t>
            </w:r>
          </w:p>
        </w:tc>
        <w:tc>
          <w:tcPr>
            <w:tcW w:w="1235" w:type="pct"/>
            <w:noWrap/>
            <w:hideMark/>
          </w:tcPr>
          <w:p w14:paraId="119122B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2A2B29E4" w14:textId="77777777" w:rsidTr="006A19A4">
        <w:trPr>
          <w:trHeight w:val="300"/>
        </w:trPr>
        <w:tc>
          <w:tcPr>
            <w:tcW w:w="718" w:type="pct"/>
            <w:noWrap/>
            <w:hideMark/>
          </w:tcPr>
          <w:p w14:paraId="5C52EE4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Illinois</w:t>
            </w:r>
          </w:p>
        </w:tc>
        <w:tc>
          <w:tcPr>
            <w:tcW w:w="1164" w:type="pct"/>
            <w:noWrap/>
            <w:hideMark/>
          </w:tcPr>
          <w:p w14:paraId="748B529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3/6/2022</w:t>
            </w:r>
          </w:p>
        </w:tc>
        <w:tc>
          <w:tcPr>
            <w:tcW w:w="1883" w:type="pct"/>
            <w:noWrap/>
            <w:hideMark/>
          </w:tcPr>
          <w:p w14:paraId="1FED157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Florida, United States of America</w:t>
            </w:r>
          </w:p>
        </w:tc>
        <w:tc>
          <w:tcPr>
            <w:tcW w:w="1235" w:type="pct"/>
            <w:noWrap/>
            <w:hideMark/>
          </w:tcPr>
          <w:p w14:paraId="655C8A1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183161EE" w14:textId="77777777" w:rsidTr="006A19A4">
        <w:trPr>
          <w:trHeight w:val="300"/>
        </w:trPr>
        <w:tc>
          <w:tcPr>
            <w:tcW w:w="718" w:type="pct"/>
            <w:noWrap/>
            <w:hideMark/>
          </w:tcPr>
          <w:p w14:paraId="54F2E1E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Illinois</w:t>
            </w:r>
          </w:p>
        </w:tc>
        <w:tc>
          <w:tcPr>
            <w:tcW w:w="1164" w:type="pct"/>
            <w:noWrap/>
            <w:hideMark/>
          </w:tcPr>
          <w:p w14:paraId="04D0243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3/6/2022</w:t>
            </w:r>
          </w:p>
        </w:tc>
        <w:tc>
          <w:tcPr>
            <w:tcW w:w="1883" w:type="pct"/>
            <w:noWrap/>
            <w:hideMark/>
          </w:tcPr>
          <w:p w14:paraId="400B3E8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Indiana, United States of America</w:t>
            </w:r>
          </w:p>
        </w:tc>
        <w:tc>
          <w:tcPr>
            <w:tcW w:w="1235" w:type="pct"/>
            <w:noWrap/>
            <w:hideMark/>
          </w:tcPr>
          <w:p w14:paraId="0A69CED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14</w:t>
            </w:r>
          </w:p>
        </w:tc>
      </w:tr>
      <w:tr w:rsidR="006A19A4" w:rsidRPr="006A19A4" w14:paraId="2FC5E3BC" w14:textId="77777777" w:rsidTr="006A19A4">
        <w:trPr>
          <w:trHeight w:val="300"/>
        </w:trPr>
        <w:tc>
          <w:tcPr>
            <w:tcW w:w="718" w:type="pct"/>
            <w:noWrap/>
            <w:hideMark/>
          </w:tcPr>
          <w:p w14:paraId="3986AE0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Illinois</w:t>
            </w:r>
          </w:p>
        </w:tc>
        <w:tc>
          <w:tcPr>
            <w:tcW w:w="1164" w:type="pct"/>
            <w:noWrap/>
            <w:hideMark/>
          </w:tcPr>
          <w:p w14:paraId="7ECFB9E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3/6/2022</w:t>
            </w:r>
          </w:p>
        </w:tc>
        <w:tc>
          <w:tcPr>
            <w:tcW w:w="1883" w:type="pct"/>
            <w:noWrap/>
            <w:hideMark/>
          </w:tcPr>
          <w:p w14:paraId="021ADD6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Iowa, United States of America</w:t>
            </w:r>
          </w:p>
        </w:tc>
        <w:tc>
          <w:tcPr>
            <w:tcW w:w="1235" w:type="pct"/>
            <w:noWrap/>
            <w:hideMark/>
          </w:tcPr>
          <w:p w14:paraId="5BADA5F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27F96F60" w14:textId="77777777" w:rsidTr="006A19A4">
        <w:trPr>
          <w:trHeight w:val="300"/>
        </w:trPr>
        <w:tc>
          <w:tcPr>
            <w:tcW w:w="718" w:type="pct"/>
            <w:noWrap/>
            <w:hideMark/>
          </w:tcPr>
          <w:p w14:paraId="55BE615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Illinois</w:t>
            </w:r>
          </w:p>
        </w:tc>
        <w:tc>
          <w:tcPr>
            <w:tcW w:w="1164" w:type="pct"/>
            <w:noWrap/>
            <w:hideMark/>
          </w:tcPr>
          <w:p w14:paraId="03A9095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3/6/2022</w:t>
            </w:r>
          </w:p>
        </w:tc>
        <w:tc>
          <w:tcPr>
            <w:tcW w:w="1883" w:type="pct"/>
            <w:noWrap/>
            <w:hideMark/>
          </w:tcPr>
          <w:p w14:paraId="06D92EE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Kentucky, United States of America</w:t>
            </w:r>
          </w:p>
        </w:tc>
        <w:tc>
          <w:tcPr>
            <w:tcW w:w="1235" w:type="pct"/>
            <w:noWrap/>
            <w:hideMark/>
          </w:tcPr>
          <w:p w14:paraId="54E9CA0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34A5E264" w14:textId="77777777" w:rsidTr="006A19A4">
        <w:trPr>
          <w:trHeight w:val="300"/>
        </w:trPr>
        <w:tc>
          <w:tcPr>
            <w:tcW w:w="718" w:type="pct"/>
            <w:noWrap/>
            <w:hideMark/>
          </w:tcPr>
          <w:p w14:paraId="27328C1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Illinois</w:t>
            </w:r>
          </w:p>
        </w:tc>
        <w:tc>
          <w:tcPr>
            <w:tcW w:w="1164" w:type="pct"/>
            <w:noWrap/>
            <w:hideMark/>
          </w:tcPr>
          <w:p w14:paraId="5936375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3/6/2022</w:t>
            </w:r>
          </w:p>
        </w:tc>
        <w:tc>
          <w:tcPr>
            <w:tcW w:w="1883" w:type="pct"/>
            <w:noWrap/>
            <w:hideMark/>
          </w:tcPr>
          <w:p w14:paraId="0FF6A3C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Maine, United States of America</w:t>
            </w:r>
          </w:p>
        </w:tc>
        <w:tc>
          <w:tcPr>
            <w:tcW w:w="1235" w:type="pct"/>
            <w:noWrap/>
            <w:hideMark/>
          </w:tcPr>
          <w:p w14:paraId="03F6F87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5309D236" w14:textId="77777777" w:rsidTr="006A19A4">
        <w:trPr>
          <w:trHeight w:val="300"/>
        </w:trPr>
        <w:tc>
          <w:tcPr>
            <w:tcW w:w="718" w:type="pct"/>
            <w:noWrap/>
            <w:hideMark/>
          </w:tcPr>
          <w:p w14:paraId="5AEAD9E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lastRenderedPageBreak/>
              <w:t>Illinois</w:t>
            </w:r>
          </w:p>
        </w:tc>
        <w:tc>
          <w:tcPr>
            <w:tcW w:w="1164" w:type="pct"/>
            <w:noWrap/>
            <w:hideMark/>
          </w:tcPr>
          <w:p w14:paraId="7EB6B9B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3/6/2022</w:t>
            </w:r>
          </w:p>
        </w:tc>
        <w:tc>
          <w:tcPr>
            <w:tcW w:w="1883" w:type="pct"/>
            <w:noWrap/>
            <w:hideMark/>
          </w:tcPr>
          <w:p w14:paraId="42FF041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Maryland, United States of America</w:t>
            </w:r>
          </w:p>
        </w:tc>
        <w:tc>
          <w:tcPr>
            <w:tcW w:w="1235" w:type="pct"/>
            <w:noWrap/>
            <w:hideMark/>
          </w:tcPr>
          <w:p w14:paraId="4C4D783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7C87E879" w14:textId="77777777" w:rsidTr="006A19A4">
        <w:trPr>
          <w:trHeight w:val="300"/>
        </w:trPr>
        <w:tc>
          <w:tcPr>
            <w:tcW w:w="718" w:type="pct"/>
            <w:noWrap/>
            <w:hideMark/>
          </w:tcPr>
          <w:p w14:paraId="3AD2419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Illinois</w:t>
            </w:r>
          </w:p>
        </w:tc>
        <w:tc>
          <w:tcPr>
            <w:tcW w:w="1164" w:type="pct"/>
            <w:noWrap/>
            <w:hideMark/>
          </w:tcPr>
          <w:p w14:paraId="2F2B7E9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3/6/2022</w:t>
            </w:r>
          </w:p>
        </w:tc>
        <w:tc>
          <w:tcPr>
            <w:tcW w:w="1883" w:type="pct"/>
            <w:noWrap/>
            <w:hideMark/>
          </w:tcPr>
          <w:p w14:paraId="32A387C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Massachusetts, United States of America</w:t>
            </w:r>
          </w:p>
        </w:tc>
        <w:tc>
          <w:tcPr>
            <w:tcW w:w="1235" w:type="pct"/>
            <w:noWrap/>
            <w:hideMark/>
          </w:tcPr>
          <w:p w14:paraId="469C7D8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694153C9" w14:textId="77777777" w:rsidTr="006A19A4">
        <w:trPr>
          <w:trHeight w:val="300"/>
        </w:trPr>
        <w:tc>
          <w:tcPr>
            <w:tcW w:w="718" w:type="pct"/>
            <w:noWrap/>
            <w:hideMark/>
          </w:tcPr>
          <w:p w14:paraId="04EE5AA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Illinois</w:t>
            </w:r>
          </w:p>
        </w:tc>
        <w:tc>
          <w:tcPr>
            <w:tcW w:w="1164" w:type="pct"/>
            <w:noWrap/>
            <w:hideMark/>
          </w:tcPr>
          <w:p w14:paraId="4718735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3/6/2022</w:t>
            </w:r>
          </w:p>
        </w:tc>
        <w:tc>
          <w:tcPr>
            <w:tcW w:w="1883" w:type="pct"/>
            <w:noWrap/>
            <w:hideMark/>
          </w:tcPr>
          <w:p w14:paraId="100D8CB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 United States of America</w:t>
            </w:r>
          </w:p>
        </w:tc>
        <w:tc>
          <w:tcPr>
            <w:tcW w:w="1235" w:type="pct"/>
            <w:noWrap/>
            <w:hideMark/>
          </w:tcPr>
          <w:p w14:paraId="72DB7C6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76592C48" w14:textId="77777777" w:rsidTr="006A19A4">
        <w:trPr>
          <w:trHeight w:val="300"/>
        </w:trPr>
        <w:tc>
          <w:tcPr>
            <w:tcW w:w="718" w:type="pct"/>
            <w:noWrap/>
            <w:hideMark/>
          </w:tcPr>
          <w:p w14:paraId="0A383F5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Illinois</w:t>
            </w:r>
          </w:p>
        </w:tc>
        <w:tc>
          <w:tcPr>
            <w:tcW w:w="1164" w:type="pct"/>
            <w:noWrap/>
            <w:hideMark/>
          </w:tcPr>
          <w:p w14:paraId="2AE2564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3/6/2022</w:t>
            </w:r>
          </w:p>
        </w:tc>
        <w:tc>
          <w:tcPr>
            <w:tcW w:w="1883" w:type="pct"/>
            <w:noWrap/>
            <w:hideMark/>
          </w:tcPr>
          <w:p w14:paraId="4814B6B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Missouri, United States of America</w:t>
            </w:r>
          </w:p>
        </w:tc>
        <w:tc>
          <w:tcPr>
            <w:tcW w:w="1235" w:type="pct"/>
            <w:noWrap/>
            <w:hideMark/>
          </w:tcPr>
          <w:p w14:paraId="5DB1500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19189B2E" w14:textId="77777777" w:rsidTr="006A19A4">
        <w:trPr>
          <w:trHeight w:val="300"/>
        </w:trPr>
        <w:tc>
          <w:tcPr>
            <w:tcW w:w="718" w:type="pct"/>
            <w:noWrap/>
            <w:hideMark/>
          </w:tcPr>
          <w:p w14:paraId="5604C86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Illinois</w:t>
            </w:r>
          </w:p>
        </w:tc>
        <w:tc>
          <w:tcPr>
            <w:tcW w:w="1164" w:type="pct"/>
            <w:noWrap/>
            <w:hideMark/>
          </w:tcPr>
          <w:p w14:paraId="108825C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3/6/2022</w:t>
            </w:r>
          </w:p>
        </w:tc>
        <w:tc>
          <w:tcPr>
            <w:tcW w:w="1883" w:type="pct"/>
            <w:noWrap/>
            <w:hideMark/>
          </w:tcPr>
          <w:p w14:paraId="521D21E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Brunswick, Canada</w:t>
            </w:r>
          </w:p>
        </w:tc>
        <w:tc>
          <w:tcPr>
            <w:tcW w:w="1235" w:type="pct"/>
            <w:noWrap/>
            <w:hideMark/>
          </w:tcPr>
          <w:p w14:paraId="42AA44A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18</w:t>
            </w:r>
          </w:p>
        </w:tc>
      </w:tr>
      <w:tr w:rsidR="006A19A4" w:rsidRPr="006A19A4" w14:paraId="44162C08" w14:textId="77777777" w:rsidTr="006A19A4">
        <w:trPr>
          <w:trHeight w:val="300"/>
        </w:trPr>
        <w:tc>
          <w:tcPr>
            <w:tcW w:w="718" w:type="pct"/>
            <w:noWrap/>
            <w:hideMark/>
          </w:tcPr>
          <w:p w14:paraId="6005E56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Illinois</w:t>
            </w:r>
          </w:p>
        </w:tc>
        <w:tc>
          <w:tcPr>
            <w:tcW w:w="1164" w:type="pct"/>
            <w:noWrap/>
            <w:hideMark/>
          </w:tcPr>
          <w:p w14:paraId="5D3DF13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3/6/2022</w:t>
            </w:r>
          </w:p>
        </w:tc>
        <w:tc>
          <w:tcPr>
            <w:tcW w:w="1883" w:type="pct"/>
            <w:noWrap/>
            <w:hideMark/>
          </w:tcPr>
          <w:p w14:paraId="2C5B943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Hampshire, United States of America</w:t>
            </w:r>
          </w:p>
        </w:tc>
        <w:tc>
          <w:tcPr>
            <w:tcW w:w="1235" w:type="pct"/>
            <w:noWrap/>
            <w:hideMark/>
          </w:tcPr>
          <w:p w14:paraId="5050BAA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38B98BB4" w14:textId="77777777" w:rsidTr="006A19A4">
        <w:trPr>
          <w:trHeight w:val="300"/>
        </w:trPr>
        <w:tc>
          <w:tcPr>
            <w:tcW w:w="718" w:type="pct"/>
            <w:noWrap/>
            <w:hideMark/>
          </w:tcPr>
          <w:p w14:paraId="21A3F6B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Illinois</w:t>
            </w:r>
          </w:p>
        </w:tc>
        <w:tc>
          <w:tcPr>
            <w:tcW w:w="1164" w:type="pct"/>
            <w:noWrap/>
            <w:hideMark/>
          </w:tcPr>
          <w:p w14:paraId="2A3B983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3/6/2022</w:t>
            </w:r>
          </w:p>
        </w:tc>
        <w:tc>
          <w:tcPr>
            <w:tcW w:w="1883" w:type="pct"/>
            <w:noWrap/>
            <w:hideMark/>
          </w:tcPr>
          <w:p w14:paraId="4B4BBE3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 United States of America</w:t>
            </w:r>
          </w:p>
        </w:tc>
        <w:tc>
          <w:tcPr>
            <w:tcW w:w="1235" w:type="pct"/>
            <w:noWrap/>
            <w:hideMark/>
          </w:tcPr>
          <w:p w14:paraId="33CC1E7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34F1835D" w14:textId="77777777" w:rsidTr="006A19A4">
        <w:trPr>
          <w:trHeight w:val="300"/>
        </w:trPr>
        <w:tc>
          <w:tcPr>
            <w:tcW w:w="718" w:type="pct"/>
            <w:noWrap/>
            <w:hideMark/>
          </w:tcPr>
          <w:p w14:paraId="4131556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Illinois</w:t>
            </w:r>
          </w:p>
        </w:tc>
        <w:tc>
          <w:tcPr>
            <w:tcW w:w="1164" w:type="pct"/>
            <w:noWrap/>
            <w:hideMark/>
          </w:tcPr>
          <w:p w14:paraId="1CA52DA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3/6/2022</w:t>
            </w:r>
          </w:p>
        </w:tc>
        <w:tc>
          <w:tcPr>
            <w:tcW w:w="1883" w:type="pct"/>
            <w:noWrap/>
            <w:hideMark/>
          </w:tcPr>
          <w:p w14:paraId="07D60B9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 United States of America</w:t>
            </w:r>
          </w:p>
        </w:tc>
        <w:tc>
          <w:tcPr>
            <w:tcW w:w="1235" w:type="pct"/>
            <w:noWrap/>
            <w:hideMark/>
          </w:tcPr>
          <w:p w14:paraId="3988174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8</w:t>
            </w:r>
          </w:p>
        </w:tc>
      </w:tr>
      <w:tr w:rsidR="006A19A4" w:rsidRPr="006A19A4" w14:paraId="05DF0F75" w14:textId="77777777" w:rsidTr="006A19A4">
        <w:trPr>
          <w:trHeight w:val="300"/>
        </w:trPr>
        <w:tc>
          <w:tcPr>
            <w:tcW w:w="718" w:type="pct"/>
            <w:noWrap/>
            <w:hideMark/>
          </w:tcPr>
          <w:p w14:paraId="304963B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Illinois</w:t>
            </w:r>
          </w:p>
        </w:tc>
        <w:tc>
          <w:tcPr>
            <w:tcW w:w="1164" w:type="pct"/>
            <w:noWrap/>
            <w:hideMark/>
          </w:tcPr>
          <w:p w14:paraId="0A82868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3/6/2022</w:t>
            </w:r>
          </w:p>
        </w:tc>
        <w:tc>
          <w:tcPr>
            <w:tcW w:w="1883" w:type="pct"/>
            <w:noWrap/>
            <w:hideMark/>
          </w:tcPr>
          <w:p w14:paraId="4C6E800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Carolina, United States of America</w:t>
            </w:r>
          </w:p>
        </w:tc>
        <w:tc>
          <w:tcPr>
            <w:tcW w:w="1235" w:type="pct"/>
            <w:noWrap/>
            <w:hideMark/>
          </w:tcPr>
          <w:p w14:paraId="4631F70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5068222A" w14:textId="77777777" w:rsidTr="006A19A4">
        <w:trPr>
          <w:trHeight w:val="300"/>
        </w:trPr>
        <w:tc>
          <w:tcPr>
            <w:tcW w:w="718" w:type="pct"/>
            <w:noWrap/>
            <w:hideMark/>
          </w:tcPr>
          <w:p w14:paraId="5960A04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Illinois</w:t>
            </w:r>
          </w:p>
        </w:tc>
        <w:tc>
          <w:tcPr>
            <w:tcW w:w="1164" w:type="pct"/>
            <w:noWrap/>
            <w:hideMark/>
          </w:tcPr>
          <w:p w14:paraId="6AF23E3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3/6/2022</w:t>
            </w:r>
          </w:p>
        </w:tc>
        <w:tc>
          <w:tcPr>
            <w:tcW w:w="1883" w:type="pct"/>
            <w:noWrap/>
            <w:hideMark/>
          </w:tcPr>
          <w:p w14:paraId="6A492C6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Nova Scotia, Canada</w:t>
            </w:r>
          </w:p>
        </w:tc>
        <w:tc>
          <w:tcPr>
            <w:tcW w:w="1235" w:type="pct"/>
            <w:noWrap/>
            <w:hideMark/>
          </w:tcPr>
          <w:p w14:paraId="143856D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650E0035" w14:textId="77777777" w:rsidTr="006A19A4">
        <w:trPr>
          <w:trHeight w:val="300"/>
        </w:trPr>
        <w:tc>
          <w:tcPr>
            <w:tcW w:w="718" w:type="pct"/>
            <w:noWrap/>
            <w:hideMark/>
          </w:tcPr>
          <w:p w14:paraId="45F3779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Illinois</w:t>
            </w:r>
          </w:p>
        </w:tc>
        <w:tc>
          <w:tcPr>
            <w:tcW w:w="1164" w:type="pct"/>
            <w:noWrap/>
            <w:hideMark/>
          </w:tcPr>
          <w:p w14:paraId="284040B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3/6/2022</w:t>
            </w:r>
          </w:p>
        </w:tc>
        <w:tc>
          <w:tcPr>
            <w:tcW w:w="1883" w:type="pct"/>
            <w:noWrap/>
            <w:hideMark/>
          </w:tcPr>
          <w:p w14:paraId="43FE6F7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Ohio, United States of America</w:t>
            </w:r>
          </w:p>
        </w:tc>
        <w:tc>
          <w:tcPr>
            <w:tcW w:w="1235" w:type="pct"/>
            <w:noWrap/>
            <w:hideMark/>
          </w:tcPr>
          <w:p w14:paraId="1305EAD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41715C6B" w14:textId="77777777" w:rsidTr="006A19A4">
        <w:trPr>
          <w:trHeight w:val="300"/>
        </w:trPr>
        <w:tc>
          <w:tcPr>
            <w:tcW w:w="718" w:type="pct"/>
            <w:noWrap/>
            <w:hideMark/>
          </w:tcPr>
          <w:p w14:paraId="652AD88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Illinois</w:t>
            </w:r>
          </w:p>
        </w:tc>
        <w:tc>
          <w:tcPr>
            <w:tcW w:w="1164" w:type="pct"/>
            <w:noWrap/>
            <w:hideMark/>
          </w:tcPr>
          <w:p w14:paraId="37C0B23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3/6/2022</w:t>
            </w:r>
          </w:p>
        </w:tc>
        <w:tc>
          <w:tcPr>
            <w:tcW w:w="1883" w:type="pct"/>
            <w:noWrap/>
            <w:hideMark/>
          </w:tcPr>
          <w:p w14:paraId="7682C52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Prince Edward Island, Canada</w:t>
            </w:r>
          </w:p>
        </w:tc>
        <w:tc>
          <w:tcPr>
            <w:tcW w:w="1235" w:type="pct"/>
            <w:noWrap/>
            <w:hideMark/>
          </w:tcPr>
          <w:p w14:paraId="11D2075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w:t>
            </w:r>
          </w:p>
        </w:tc>
      </w:tr>
      <w:tr w:rsidR="006A19A4" w:rsidRPr="006A19A4" w14:paraId="3BB7FB66" w14:textId="77777777" w:rsidTr="006A19A4">
        <w:trPr>
          <w:trHeight w:val="300"/>
        </w:trPr>
        <w:tc>
          <w:tcPr>
            <w:tcW w:w="718" w:type="pct"/>
            <w:noWrap/>
            <w:hideMark/>
          </w:tcPr>
          <w:p w14:paraId="34F3425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Illinois</w:t>
            </w:r>
          </w:p>
        </w:tc>
        <w:tc>
          <w:tcPr>
            <w:tcW w:w="1164" w:type="pct"/>
            <w:noWrap/>
            <w:hideMark/>
          </w:tcPr>
          <w:p w14:paraId="7345232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3/6/2022</w:t>
            </w:r>
          </w:p>
        </w:tc>
        <w:tc>
          <w:tcPr>
            <w:tcW w:w="1883" w:type="pct"/>
            <w:noWrap/>
            <w:hideMark/>
          </w:tcPr>
          <w:p w14:paraId="3E6177D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Tennessee, United States of America</w:t>
            </w:r>
          </w:p>
        </w:tc>
        <w:tc>
          <w:tcPr>
            <w:tcW w:w="1235" w:type="pct"/>
            <w:noWrap/>
            <w:hideMark/>
          </w:tcPr>
          <w:p w14:paraId="3C3E43B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534F0919" w14:textId="77777777" w:rsidTr="006A19A4">
        <w:trPr>
          <w:trHeight w:val="300"/>
        </w:trPr>
        <w:tc>
          <w:tcPr>
            <w:tcW w:w="718" w:type="pct"/>
            <w:noWrap/>
            <w:hideMark/>
          </w:tcPr>
          <w:p w14:paraId="1C345BF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Illinois</w:t>
            </w:r>
          </w:p>
        </w:tc>
        <w:tc>
          <w:tcPr>
            <w:tcW w:w="1164" w:type="pct"/>
            <w:noWrap/>
            <w:hideMark/>
          </w:tcPr>
          <w:p w14:paraId="1FB7BE8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3/6/2022</w:t>
            </w:r>
          </w:p>
        </w:tc>
        <w:tc>
          <w:tcPr>
            <w:tcW w:w="1883" w:type="pct"/>
            <w:noWrap/>
            <w:hideMark/>
          </w:tcPr>
          <w:p w14:paraId="6715580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Virginia, United States of America</w:t>
            </w:r>
          </w:p>
        </w:tc>
        <w:tc>
          <w:tcPr>
            <w:tcW w:w="1235" w:type="pct"/>
            <w:noWrap/>
            <w:hideMark/>
          </w:tcPr>
          <w:p w14:paraId="38DEB83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36EE5133" w14:textId="77777777" w:rsidTr="006A19A4">
        <w:trPr>
          <w:trHeight w:val="300"/>
        </w:trPr>
        <w:tc>
          <w:tcPr>
            <w:tcW w:w="718" w:type="pct"/>
            <w:noWrap/>
            <w:hideMark/>
          </w:tcPr>
          <w:p w14:paraId="1A1CF77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Kansas</w:t>
            </w:r>
          </w:p>
        </w:tc>
        <w:tc>
          <w:tcPr>
            <w:tcW w:w="1164" w:type="pct"/>
            <w:noWrap/>
            <w:hideMark/>
          </w:tcPr>
          <w:p w14:paraId="644EAC4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3/9/2022</w:t>
            </w:r>
          </w:p>
        </w:tc>
        <w:tc>
          <w:tcPr>
            <w:tcW w:w="1883" w:type="pct"/>
            <w:noWrap/>
            <w:hideMark/>
          </w:tcPr>
          <w:p w14:paraId="393513E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Alabama, United States of America</w:t>
            </w:r>
          </w:p>
        </w:tc>
        <w:tc>
          <w:tcPr>
            <w:tcW w:w="1235" w:type="pct"/>
            <w:noWrap/>
            <w:hideMark/>
          </w:tcPr>
          <w:p w14:paraId="4448C65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3875E2AE" w14:textId="77777777" w:rsidTr="006A19A4">
        <w:trPr>
          <w:trHeight w:val="300"/>
        </w:trPr>
        <w:tc>
          <w:tcPr>
            <w:tcW w:w="718" w:type="pct"/>
            <w:noWrap/>
            <w:hideMark/>
          </w:tcPr>
          <w:p w14:paraId="6FADD79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Kansas</w:t>
            </w:r>
          </w:p>
        </w:tc>
        <w:tc>
          <w:tcPr>
            <w:tcW w:w="1164" w:type="pct"/>
            <w:noWrap/>
            <w:hideMark/>
          </w:tcPr>
          <w:p w14:paraId="7B3468F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3/9/2022</w:t>
            </w:r>
          </w:p>
        </w:tc>
        <w:tc>
          <w:tcPr>
            <w:tcW w:w="1883" w:type="pct"/>
            <w:noWrap/>
            <w:hideMark/>
          </w:tcPr>
          <w:p w14:paraId="24AB8CB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Connecticut, United States of America</w:t>
            </w:r>
          </w:p>
        </w:tc>
        <w:tc>
          <w:tcPr>
            <w:tcW w:w="1235" w:type="pct"/>
            <w:noWrap/>
            <w:hideMark/>
          </w:tcPr>
          <w:p w14:paraId="64414EB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21DD4E12" w14:textId="77777777" w:rsidTr="006A19A4">
        <w:trPr>
          <w:trHeight w:val="300"/>
        </w:trPr>
        <w:tc>
          <w:tcPr>
            <w:tcW w:w="718" w:type="pct"/>
            <w:noWrap/>
            <w:hideMark/>
          </w:tcPr>
          <w:p w14:paraId="1D85EE0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Kansas</w:t>
            </w:r>
          </w:p>
        </w:tc>
        <w:tc>
          <w:tcPr>
            <w:tcW w:w="1164" w:type="pct"/>
            <w:noWrap/>
            <w:hideMark/>
          </w:tcPr>
          <w:p w14:paraId="36093A9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3/9/2022</w:t>
            </w:r>
          </w:p>
        </w:tc>
        <w:tc>
          <w:tcPr>
            <w:tcW w:w="1883" w:type="pct"/>
            <w:noWrap/>
            <w:hideMark/>
          </w:tcPr>
          <w:p w14:paraId="1B19879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 United States of America</w:t>
            </w:r>
          </w:p>
        </w:tc>
        <w:tc>
          <w:tcPr>
            <w:tcW w:w="1235" w:type="pct"/>
            <w:noWrap/>
            <w:hideMark/>
          </w:tcPr>
          <w:p w14:paraId="3D73E32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6049B73C" w14:textId="77777777" w:rsidTr="006A19A4">
        <w:trPr>
          <w:trHeight w:val="300"/>
        </w:trPr>
        <w:tc>
          <w:tcPr>
            <w:tcW w:w="718" w:type="pct"/>
            <w:noWrap/>
            <w:hideMark/>
          </w:tcPr>
          <w:p w14:paraId="4208BD4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Kansas</w:t>
            </w:r>
          </w:p>
        </w:tc>
        <w:tc>
          <w:tcPr>
            <w:tcW w:w="1164" w:type="pct"/>
            <w:noWrap/>
            <w:hideMark/>
          </w:tcPr>
          <w:p w14:paraId="645294E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3/9/2022</w:t>
            </w:r>
          </w:p>
        </w:tc>
        <w:tc>
          <w:tcPr>
            <w:tcW w:w="1883" w:type="pct"/>
            <w:noWrap/>
            <w:hideMark/>
          </w:tcPr>
          <w:p w14:paraId="4F28282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Florida, United States of America</w:t>
            </w:r>
          </w:p>
        </w:tc>
        <w:tc>
          <w:tcPr>
            <w:tcW w:w="1235" w:type="pct"/>
            <w:noWrap/>
            <w:hideMark/>
          </w:tcPr>
          <w:p w14:paraId="52995B2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78C916B5" w14:textId="77777777" w:rsidTr="006A19A4">
        <w:trPr>
          <w:trHeight w:val="300"/>
        </w:trPr>
        <w:tc>
          <w:tcPr>
            <w:tcW w:w="718" w:type="pct"/>
            <w:noWrap/>
            <w:hideMark/>
          </w:tcPr>
          <w:p w14:paraId="0707661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Kansas</w:t>
            </w:r>
          </w:p>
        </w:tc>
        <w:tc>
          <w:tcPr>
            <w:tcW w:w="1164" w:type="pct"/>
            <w:noWrap/>
            <w:hideMark/>
          </w:tcPr>
          <w:p w14:paraId="41E5674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3/9/2022</w:t>
            </w:r>
          </w:p>
        </w:tc>
        <w:tc>
          <w:tcPr>
            <w:tcW w:w="1883" w:type="pct"/>
            <w:noWrap/>
            <w:hideMark/>
          </w:tcPr>
          <w:p w14:paraId="18B7516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Indiana, United States of America</w:t>
            </w:r>
          </w:p>
        </w:tc>
        <w:tc>
          <w:tcPr>
            <w:tcW w:w="1235" w:type="pct"/>
            <w:noWrap/>
            <w:hideMark/>
          </w:tcPr>
          <w:p w14:paraId="4BBBA58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14</w:t>
            </w:r>
          </w:p>
        </w:tc>
      </w:tr>
      <w:tr w:rsidR="006A19A4" w:rsidRPr="006A19A4" w14:paraId="39D7C247" w14:textId="77777777" w:rsidTr="006A19A4">
        <w:trPr>
          <w:trHeight w:val="300"/>
        </w:trPr>
        <w:tc>
          <w:tcPr>
            <w:tcW w:w="718" w:type="pct"/>
            <w:noWrap/>
            <w:hideMark/>
          </w:tcPr>
          <w:p w14:paraId="55791D9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Kansas</w:t>
            </w:r>
          </w:p>
        </w:tc>
        <w:tc>
          <w:tcPr>
            <w:tcW w:w="1164" w:type="pct"/>
            <w:noWrap/>
            <w:hideMark/>
          </w:tcPr>
          <w:p w14:paraId="2270B27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3/9/2022</w:t>
            </w:r>
          </w:p>
        </w:tc>
        <w:tc>
          <w:tcPr>
            <w:tcW w:w="1883" w:type="pct"/>
            <w:noWrap/>
            <w:hideMark/>
          </w:tcPr>
          <w:p w14:paraId="587BA18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Iowa, United States of America</w:t>
            </w:r>
          </w:p>
        </w:tc>
        <w:tc>
          <w:tcPr>
            <w:tcW w:w="1235" w:type="pct"/>
            <w:noWrap/>
            <w:hideMark/>
          </w:tcPr>
          <w:p w14:paraId="19F07C2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1FC13A87" w14:textId="77777777" w:rsidTr="006A19A4">
        <w:trPr>
          <w:trHeight w:val="300"/>
        </w:trPr>
        <w:tc>
          <w:tcPr>
            <w:tcW w:w="718" w:type="pct"/>
            <w:noWrap/>
            <w:hideMark/>
          </w:tcPr>
          <w:p w14:paraId="2544FD0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Kansas</w:t>
            </w:r>
          </w:p>
        </w:tc>
        <w:tc>
          <w:tcPr>
            <w:tcW w:w="1164" w:type="pct"/>
            <w:noWrap/>
            <w:hideMark/>
          </w:tcPr>
          <w:p w14:paraId="62ABCA3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3/9/2022</w:t>
            </w:r>
          </w:p>
        </w:tc>
        <w:tc>
          <w:tcPr>
            <w:tcW w:w="1883" w:type="pct"/>
            <w:noWrap/>
            <w:hideMark/>
          </w:tcPr>
          <w:p w14:paraId="73795D3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Kentucky, United States of America</w:t>
            </w:r>
          </w:p>
        </w:tc>
        <w:tc>
          <w:tcPr>
            <w:tcW w:w="1235" w:type="pct"/>
            <w:noWrap/>
            <w:hideMark/>
          </w:tcPr>
          <w:p w14:paraId="11F9305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591AF101" w14:textId="77777777" w:rsidTr="006A19A4">
        <w:trPr>
          <w:trHeight w:val="300"/>
        </w:trPr>
        <w:tc>
          <w:tcPr>
            <w:tcW w:w="718" w:type="pct"/>
            <w:noWrap/>
            <w:hideMark/>
          </w:tcPr>
          <w:p w14:paraId="52EEFF3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Kansas</w:t>
            </w:r>
          </w:p>
        </w:tc>
        <w:tc>
          <w:tcPr>
            <w:tcW w:w="1164" w:type="pct"/>
            <w:noWrap/>
            <w:hideMark/>
          </w:tcPr>
          <w:p w14:paraId="35C2E23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3/9/2022</w:t>
            </w:r>
          </w:p>
        </w:tc>
        <w:tc>
          <w:tcPr>
            <w:tcW w:w="1883" w:type="pct"/>
            <w:noWrap/>
            <w:hideMark/>
          </w:tcPr>
          <w:p w14:paraId="106C1E2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Maine, United States of America</w:t>
            </w:r>
          </w:p>
        </w:tc>
        <w:tc>
          <w:tcPr>
            <w:tcW w:w="1235" w:type="pct"/>
            <w:noWrap/>
            <w:hideMark/>
          </w:tcPr>
          <w:p w14:paraId="1ECDD2C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39FEF9B0" w14:textId="77777777" w:rsidTr="006A19A4">
        <w:trPr>
          <w:trHeight w:val="300"/>
        </w:trPr>
        <w:tc>
          <w:tcPr>
            <w:tcW w:w="718" w:type="pct"/>
            <w:noWrap/>
            <w:hideMark/>
          </w:tcPr>
          <w:p w14:paraId="799CAAB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Kansas</w:t>
            </w:r>
          </w:p>
        </w:tc>
        <w:tc>
          <w:tcPr>
            <w:tcW w:w="1164" w:type="pct"/>
            <w:noWrap/>
            <w:hideMark/>
          </w:tcPr>
          <w:p w14:paraId="0A4E629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3/9/2022</w:t>
            </w:r>
          </w:p>
        </w:tc>
        <w:tc>
          <w:tcPr>
            <w:tcW w:w="1883" w:type="pct"/>
            <w:noWrap/>
            <w:hideMark/>
          </w:tcPr>
          <w:p w14:paraId="7C29C79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Maryland, United States of America</w:t>
            </w:r>
          </w:p>
        </w:tc>
        <w:tc>
          <w:tcPr>
            <w:tcW w:w="1235" w:type="pct"/>
            <w:noWrap/>
            <w:hideMark/>
          </w:tcPr>
          <w:p w14:paraId="69DC0D8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50B76031" w14:textId="77777777" w:rsidTr="006A19A4">
        <w:trPr>
          <w:trHeight w:val="300"/>
        </w:trPr>
        <w:tc>
          <w:tcPr>
            <w:tcW w:w="718" w:type="pct"/>
            <w:noWrap/>
            <w:hideMark/>
          </w:tcPr>
          <w:p w14:paraId="05BD970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Kansas</w:t>
            </w:r>
          </w:p>
        </w:tc>
        <w:tc>
          <w:tcPr>
            <w:tcW w:w="1164" w:type="pct"/>
            <w:noWrap/>
            <w:hideMark/>
          </w:tcPr>
          <w:p w14:paraId="5557A2F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3/9/2022</w:t>
            </w:r>
          </w:p>
        </w:tc>
        <w:tc>
          <w:tcPr>
            <w:tcW w:w="1883" w:type="pct"/>
            <w:noWrap/>
            <w:hideMark/>
          </w:tcPr>
          <w:p w14:paraId="1E1392C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Massachusetts, United States of America</w:t>
            </w:r>
          </w:p>
        </w:tc>
        <w:tc>
          <w:tcPr>
            <w:tcW w:w="1235" w:type="pct"/>
            <w:noWrap/>
            <w:hideMark/>
          </w:tcPr>
          <w:p w14:paraId="6FF2CD3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28654FE1" w14:textId="77777777" w:rsidTr="006A19A4">
        <w:trPr>
          <w:trHeight w:val="300"/>
        </w:trPr>
        <w:tc>
          <w:tcPr>
            <w:tcW w:w="718" w:type="pct"/>
            <w:noWrap/>
            <w:hideMark/>
          </w:tcPr>
          <w:p w14:paraId="25F20E0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Kansas</w:t>
            </w:r>
          </w:p>
        </w:tc>
        <w:tc>
          <w:tcPr>
            <w:tcW w:w="1164" w:type="pct"/>
            <w:noWrap/>
            <w:hideMark/>
          </w:tcPr>
          <w:p w14:paraId="5211987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3/9/2022</w:t>
            </w:r>
          </w:p>
        </w:tc>
        <w:tc>
          <w:tcPr>
            <w:tcW w:w="1883" w:type="pct"/>
            <w:noWrap/>
            <w:hideMark/>
          </w:tcPr>
          <w:p w14:paraId="08129FE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 United States of America</w:t>
            </w:r>
          </w:p>
        </w:tc>
        <w:tc>
          <w:tcPr>
            <w:tcW w:w="1235" w:type="pct"/>
            <w:noWrap/>
            <w:hideMark/>
          </w:tcPr>
          <w:p w14:paraId="4D8CAA1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379FFAEF" w14:textId="77777777" w:rsidTr="006A19A4">
        <w:trPr>
          <w:trHeight w:val="300"/>
        </w:trPr>
        <w:tc>
          <w:tcPr>
            <w:tcW w:w="718" w:type="pct"/>
            <w:noWrap/>
            <w:hideMark/>
          </w:tcPr>
          <w:p w14:paraId="51B62E5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Kansas</w:t>
            </w:r>
          </w:p>
        </w:tc>
        <w:tc>
          <w:tcPr>
            <w:tcW w:w="1164" w:type="pct"/>
            <w:noWrap/>
            <w:hideMark/>
          </w:tcPr>
          <w:p w14:paraId="551BF9D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3/9/2022</w:t>
            </w:r>
          </w:p>
        </w:tc>
        <w:tc>
          <w:tcPr>
            <w:tcW w:w="1883" w:type="pct"/>
            <w:noWrap/>
            <w:hideMark/>
          </w:tcPr>
          <w:p w14:paraId="2D4CCF8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Missouri, United States of America</w:t>
            </w:r>
          </w:p>
        </w:tc>
        <w:tc>
          <w:tcPr>
            <w:tcW w:w="1235" w:type="pct"/>
            <w:noWrap/>
            <w:hideMark/>
          </w:tcPr>
          <w:p w14:paraId="76C3264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1573267C" w14:textId="77777777" w:rsidTr="006A19A4">
        <w:trPr>
          <w:trHeight w:val="300"/>
        </w:trPr>
        <w:tc>
          <w:tcPr>
            <w:tcW w:w="718" w:type="pct"/>
            <w:noWrap/>
            <w:hideMark/>
          </w:tcPr>
          <w:p w14:paraId="0F6A82F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Kansas</w:t>
            </w:r>
          </w:p>
        </w:tc>
        <w:tc>
          <w:tcPr>
            <w:tcW w:w="1164" w:type="pct"/>
            <w:noWrap/>
            <w:hideMark/>
          </w:tcPr>
          <w:p w14:paraId="042ECC9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3/9/2022</w:t>
            </w:r>
          </w:p>
        </w:tc>
        <w:tc>
          <w:tcPr>
            <w:tcW w:w="1883" w:type="pct"/>
            <w:noWrap/>
            <w:hideMark/>
          </w:tcPr>
          <w:p w14:paraId="126AAF2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Nebraska, United States of America</w:t>
            </w:r>
          </w:p>
        </w:tc>
        <w:tc>
          <w:tcPr>
            <w:tcW w:w="1235" w:type="pct"/>
            <w:noWrap/>
            <w:hideMark/>
          </w:tcPr>
          <w:p w14:paraId="21CECBF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5655A582" w14:textId="77777777" w:rsidTr="006A19A4">
        <w:trPr>
          <w:trHeight w:val="300"/>
        </w:trPr>
        <w:tc>
          <w:tcPr>
            <w:tcW w:w="718" w:type="pct"/>
            <w:noWrap/>
            <w:hideMark/>
          </w:tcPr>
          <w:p w14:paraId="7D982A8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Kansas</w:t>
            </w:r>
          </w:p>
        </w:tc>
        <w:tc>
          <w:tcPr>
            <w:tcW w:w="1164" w:type="pct"/>
            <w:noWrap/>
            <w:hideMark/>
          </w:tcPr>
          <w:p w14:paraId="51A461D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3/9/2022</w:t>
            </w:r>
          </w:p>
        </w:tc>
        <w:tc>
          <w:tcPr>
            <w:tcW w:w="1883" w:type="pct"/>
            <w:noWrap/>
            <w:hideMark/>
          </w:tcPr>
          <w:p w14:paraId="2A499AF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Brunswick, Canada</w:t>
            </w:r>
          </w:p>
        </w:tc>
        <w:tc>
          <w:tcPr>
            <w:tcW w:w="1235" w:type="pct"/>
            <w:noWrap/>
            <w:hideMark/>
          </w:tcPr>
          <w:p w14:paraId="64CAE23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53</w:t>
            </w:r>
          </w:p>
        </w:tc>
      </w:tr>
      <w:tr w:rsidR="006A19A4" w:rsidRPr="006A19A4" w14:paraId="3250D3F7" w14:textId="77777777" w:rsidTr="006A19A4">
        <w:trPr>
          <w:trHeight w:val="300"/>
        </w:trPr>
        <w:tc>
          <w:tcPr>
            <w:tcW w:w="718" w:type="pct"/>
            <w:noWrap/>
            <w:hideMark/>
          </w:tcPr>
          <w:p w14:paraId="2EBB4F4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Kansas</w:t>
            </w:r>
          </w:p>
        </w:tc>
        <w:tc>
          <w:tcPr>
            <w:tcW w:w="1164" w:type="pct"/>
            <w:noWrap/>
            <w:hideMark/>
          </w:tcPr>
          <w:p w14:paraId="62DD5BF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3/9/2022</w:t>
            </w:r>
          </w:p>
        </w:tc>
        <w:tc>
          <w:tcPr>
            <w:tcW w:w="1883" w:type="pct"/>
            <w:noWrap/>
            <w:hideMark/>
          </w:tcPr>
          <w:p w14:paraId="611CFDC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Hampshire, United States of America</w:t>
            </w:r>
          </w:p>
        </w:tc>
        <w:tc>
          <w:tcPr>
            <w:tcW w:w="1235" w:type="pct"/>
            <w:noWrap/>
            <w:hideMark/>
          </w:tcPr>
          <w:p w14:paraId="30406AE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4442C153" w14:textId="77777777" w:rsidTr="006A19A4">
        <w:trPr>
          <w:trHeight w:val="300"/>
        </w:trPr>
        <w:tc>
          <w:tcPr>
            <w:tcW w:w="718" w:type="pct"/>
            <w:noWrap/>
            <w:hideMark/>
          </w:tcPr>
          <w:p w14:paraId="61E0743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Kansas</w:t>
            </w:r>
          </w:p>
        </w:tc>
        <w:tc>
          <w:tcPr>
            <w:tcW w:w="1164" w:type="pct"/>
            <w:noWrap/>
            <w:hideMark/>
          </w:tcPr>
          <w:p w14:paraId="7AD802E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3/9/2022</w:t>
            </w:r>
          </w:p>
        </w:tc>
        <w:tc>
          <w:tcPr>
            <w:tcW w:w="1883" w:type="pct"/>
            <w:noWrap/>
            <w:hideMark/>
          </w:tcPr>
          <w:p w14:paraId="4BF4415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 United States of America</w:t>
            </w:r>
          </w:p>
        </w:tc>
        <w:tc>
          <w:tcPr>
            <w:tcW w:w="1235" w:type="pct"/>
            <w:noWrap/>
            <w:hideMark/>
          </w:tcPr>
          <w:p w14:paraId="747B965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68660F37" w14:textId="77777777" w:rsidTr="006A19A4">
        <w:trPr>
          <w:trHeight w:val="300"/>
        </w:trPr>
        <w:tc>
          <w:tcPr>
            <w:tcW w:w="718" w:type="pct"/>
            <w:noWrap/>
            <w:hideMark/>
          </w:tcPr>
          <w:p w14:paraId="4FFF589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Kansas</w:t>
            </w:r>
          </w:p>
        </w:tc>
        <w:tc>
          <w:tcPr>
            <w:tcW w:w="1164" w:type="pct"/>
            <w:noWrap/>
            <w:hideMark/>
          </w:tcPr>
          <w:p w14:paraId="11F708C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3/9/2022</w:t>
            </w:r>
          </w:p>
        </w:tc>
        <w:tc>
          <w:tcPr>
            <w:tcW w:w="1883" w:type="pct"/>
            <w:noWrap/>
            <w:hideMark/>
          </w:tcPr>
          <w:p w14:paraId="4D18854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 United States of America</w:t>
            </w:r>
          </w:p>
        </w:tc>
        <w:tc>
          <w:tcPr>
            <w:tcW w:w="1235" w:type="pct"/>
            <w:noWrap/>
            <w:hideMark/>
          </w:tcPr>
          <w:p w14:paraId="40BE87A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8</w:t>
            </w:r>
          </w:p>
        </w:tc>
      </w:tr>
      <w:tr w:rsidR="006A19A4" w:rsidRPr="006A19A4" w14:paraId="378B136C" w14:textId="77777777" w:rsidTr="006A19A4">
        <w:trPr>
          <w:trHeight w:val="300"/>
        </w:trPr>
        <w:tc>
          <w:tcPr>
            <w:tcW w:w="718" w:type="pct"/>
            <w:noWrap/>
            <w:hideMark/>
          </w:tcPr>
          <w:p w14:paraId="2E62A81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Kansas</w:t>
            </w:r>
          </w:p>
        </w:tc>
        <w:tc>
          <w:tcPr>
            <w:tcW w:w="1164" w:type="pct"/>
            <w:noWrap/>
            <w:hideMark/>
          </w:tcPr>
          <w:p w14:paraId="19D8596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3/9/2022</w:t>
            </w:r>
          </w:p>
        </w:tc>
        <w:tc>
          <w:tcPr>
            <w:tcW w:w="1883" w:type="pct"/>
            <w:noWrap/>
            <w:hideMark/>
          </w:tcPr>
          <w:p w14:paraId="1BEA510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Carolina, United States of America</w:t>
            </w:r>
          </w:p>
        </w:tc>
        <w:tc>
          <w:tcPr>
            <w:tcW w:w="1235" w:type="pct"/>
            <w:noWrap/>
            <w:hideMark/>
          </w:tcPr>
          <w:p w14:paraId="073280F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71E41B19" w14:textId="77777777" w:rsidTr="006A19A4">
        <w:trPr>
          <w:trHeight w:val="300"/>
        </w:trPr>
        <w:tc>
          <w:tcPr>
            <w:tcW w:w="718" w:type="pct"/>
            <w:noWrap/>
            <w:hideMark/>
          </w:tcPr>
          <w:p w14:paraId="6D74E1D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Kansas</w:t>
            </w:r>
          </w:p>
        </w:tc>
        <w:tc>
          <w:tcPr>
            <w:tcW w:w="1164" w:type="pct"/>
            <w:noWrap/>
            <w:hideMark/>
          </w:tcPr>
          <w:p w14:paraId="3808B32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3/9/2022</w:t>
            </w:r>
          </w:p>
        </w:tc>
        <w:tc>
          <w:tcPr>
            <w:tcW w:w="1883" w:type="pct"/>
            <w:noWrap/>
            <w:hideMark/>
          </w:tcPr>
          <w:p w14:paraId="40CD7B9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Nova Scotia, Canada</w:t>
            </w:r>
          </w:p>
        </w:tc>
        <w:tc>
          <w:tcPr>
            <w:tcW w:w="1235" w:type="pct"/>
            <w:noWrap/>
            <w:hideMark/>
          </w:tcPr>
          <w:p w14:paraId="260A3D7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0BB213A1" w14:textId="77777777" w:rsidTr="006A19A4">
        <w:trPr>
          <w:trHeight w:val="300"/>
        </w:trPr>
        <w:tc>
          <w:tcPr>
            <w:tcW w:w="718" w:type="pct"/>
            <w:noWrap/>
            <w:hideMark/>
          </w:tcPr>
          <w:p w14:paraId="56F0825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Kansas</w:t>
            </w:r>
          </w:p>
        </w:tc>
        <w:tc>
          <w:tcPr>
            <w:tcW w:w="1164" w:type="pct"/>
            <w:noWrap/>
            <w:hideMark/>
          </w:tcPr>
          <w:p w14:paraId="63C64CC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3/9/2022</w:t>
            </w:r>
          </w:p>
        </w:tc>
        <w:tc>
          <w:tcPr>
            <w:tcW w:w="1883" w:type="pct"/>
            <w:noWrap/>
            <w:hideMark/>
          </w:tcPr>
          <w:p w14:paraId="497B649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Ohio, United States of America</w:t>
            </w:r>
          </w:p>
        </w:tc>
        <w:tc>
          <w:tcPr>
            <w:tcW w:w="1235" w:type="pct"/>
            <w:noWrap/>
            <w:hideMark/>
          </w:tcPr>
          <w:p w14:paraId="1DCE3AC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456E26BB" w14:textId="77777777" w:rsidTr="006A19A4">
        <w:trPr>
          <w:trHeight w:val="300"/>
        </w:trPr>
        <w:tc>
          <w:tcPr>
            <w:tcW w:w="718" w:type="pct"/>
            <w:noWrap/>
            <w:hideMark/>
          </w:tcPr>
          <w:p w14:paraId="49A7BC7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lastRenderedPageBreak/>
              <w:t>Kansas</w:t>
            </w:r>
          </w:p>
        </w:tc>
        <w:tc>
          <w:tcPr>
            <w:tcW w:w="1164" w:type="pct"/>
            <w:noWrap/>
            <w:hideMark/>
          </w:tcPr>
          <w:p w14:paraId="42F5E4D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3/9/2022</w:t>
            </w:r>
          </w:p>
        </w:tc>
        <w:tc>
          <w:tcPr>
            <w:tcW w:w="1883" w:type="pct"/>
            <w:noWrap/>
            <w:hideMark/>
          </w:tcPr>
          <w:p w14:paraId="6E57F99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Prince Edward Island, Canada</w:t>
            </w:r>
          </w:p>
        </w:tc>
        <w:tc>
          <w:tcPr>
            <w:tcW w:w="1235" w:type="pct"/>
            <w:noWrap/>
            <w:hideMark/>
          </w:tcPr>
          <w:p w14:paraId="40101E7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w:t>
            </w:r>
          </w:p>
        </w:tc>
      </w:tr>
      <w:tr w:rsidR="006A19A4" w:rsidRPr="006A19A4" w14:paraId="4A1040CA" w14:textId="77777777" w:rsidTr="006A19A4">
        <w:trPr>
          <w:trHeight w:val="300"/>
        </w:trPr>
        <w:tc>
          <w:tcPr>
            <w:tcW w:w="718" w:type="pct"/>
            <w:noWrap/>
            <w:hideMark/>
          </w:tcPr>
          <w:p w14:paraId="2DD0A9C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Kansas</w:t>
            </w:r>
          </w:p>
        </w:tc>
        <w:tc>
          <w:tcPr>
            <w:tcW w:w="1164" w:type="pct"/>
            <w:noWrap/>
            <w:hideMark/>
          </w:tcPr>
          <w:p w14:paraId="390EFD7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3/9/2022</w:t>
            </w:r>
          </w:p>
        </w:tc>
        <w:tc>
          <w:tcPr>
            <w:tcW w:w="1883" w:type="pct"/>
            <w:noWrap/>
            <w:hideMark/>
          </w:tcPr>
          <w:p w14:paraId="0F1E3F2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South Dakota, United States of America</w:t>
            </w:r>
          </w:p>
        </w:tc>
        <w:tc>
          <w:tcPr>
            <w:tcW w:w="1235" w:type="pct"/>
            <w:noWrap/>
            <w:hideMark/>
          </w:tcPr>
          <w:p w14:paraId="1668B5B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69B16928" w14:textId="77777777" w:rsidTr="006A19A4">
        <w:trPr>
          <w:trHeight w:val="300"/>
        </w:trPr>
        <w:tc>
          <w:tcPr>
            <w:tcW w:w="718" w:type="pct"/>
            <w:noWrap/>
            <w:hideMark/>
          </w:tcPr>
          <w:p w14:paraId="6C92634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Kansas</w:t>
            </w:r>
          </w:p>
        </w:tc>
        <w:tc>
          <w:tcPr>
            <w:tcW w:w="1164" w:type="pct"/>
            <w:noWrap/>
            <w:hideMark/>
          </w:tcPr>
          <w:p w14:paraId="46F7186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3/9/2022</w:t>
            </w:r>
          </w:p>
        </w:tc>
        <w:tc>
          <w:tcPr>
            <w:tcW w:w="1883" w:type="pct"/>
            <w:noWrap/>
            <w:hideMark/>
          </w:tcPr>
          <w:p w14:paraId="106FBBB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Tennessee, United States of America</w:t>
            </w:r>
          </w:p>
        </w:tc>
        <w:tc>
          <w:tcPr>
            <w:tcW w:w="1235" w:type="pct"/>
            <w:noWrap/>
            <w:hideMark/>
          </w:tcPr>
          <w:p w14:paraId="29818AA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5DB0CD2E" w14:textId="77777777" w:rsidTr="006A19A4">
        <w:trPr>
          <w:trHeight w:val="300"/>
        </w:trPr>
        <w:tc>
          <w:tcPr>
            <w:tcW w:w="718" w:type="pct"/>
            <w:noWrap/>
            <w:hideMark/>
          </w:tcPr>
          <w:p w14:paraId="561C15B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Kansas</w:t>
            </w:r>
          </w:p>
        </w:tc>
        <w:tc>
          <w:tcPr>
            <w:tcW w:w="1164" w:type="pct"/>
            <w:noWrap/>
            <w:hideMark/>
          </w:tcPr>
          <w:p w14:paraId="0E7A2D2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3/9/2022</w:t>
            </w:r>
          </w:p>
        </w:tc>
        <w:tc>
          <w:tcPr>
            <w:tcW w:w="1883" w:type="pct"/>
            <w:noWrap/>
            <w:hideMark/>
          </w:tcPr>
          <w:p w14:paraId="00230DE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Virginia, United States of America</w:t>
            </w:r>
          </w:p>
        </w:tc>
        <w:tc>
          <w:tcPr>
            <w:tcW w:w="1235" w:type="pct"/>
            <w:noWrap/>
            <w:hideMark/>
          </w:tcPr>
          <w:p w14:paraId="5BDA385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683D715D" w14:textId="77777777" w:rsidTr="006A19A4">
        <w:trPr>
          <w:trHeight w:val="300"/>
        </w:trPr>
        <w:tc>
          <w:tcPr>
            <w:tcW w:w="718" w:type="pct"/>
            <w:noWrap/>
            <w:hideMark/>
          </w:tcPr>
          <w:p w14:paraId="62BC48E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Wisconsin</w:t>
            </w:r>
          </w:p>
        </w:tc>
        <w:tc>
          <w:tcPr>
            <w:tcW w:w="1164" w:type="pct"/>
            <w:noWrap/>
            <w:hideMark/>
          </w:tcPr>
          <w:p w14:paraId="6C46CFE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3/13/2022</w:t>
            </w:r>
          </w:p>
        </w:tc>
        <w:tc>
          <w:tcPr>
            <w:tcW w:w="1883" w:type="pct"/>
            <w:noWrap/>
            <w:hideMark/>
          </w:tcPr>
          <w:p w14:paraId="73A23A3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Alabama, United States of America</w:t>
            </w:r>
          </w:p>
        </w:tc>
        <w:tc>
          <w:tcPr>
            <w:tcW w:w="1235" w:type="pct"/>
            <w:noWrap/>
            <w:hideMark/>
          </w:tcPr>
          <w:p w14:paraId="31A0287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59823DB2" w14:textId="77777777" w:rsidTr="006A19A4">
        <w:trPr>
          <w:trHeight w:val="300"/>
        </w:trPr>
        <w:tc>
          <w:tcPr>
            <w:tcW w:w="718" w:type="pct"/>
            <w:noWrap/>
            <w:hideMark/>
          </w:tcPr>
          <w:p w14:paraId="1832DA9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Wisconsin</w:t>
            </w:r>
          </w:p>
        </w:tc>
        <w:tc>
          <w:tcPr>
            <w:tcW w:w="1164" w:type="pct"/>
            <w:noWrap/>
            <w:hideMark/>
          </w:tcPr>
          <w:p w14:paraId="71F8E2F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3/13/2022</w:t>
            </w:r>
          </w:p>
        </w:tc>
        <w:tc>
          <w:tcPr>
            <w:tcW w:w="1883" w:type="pct"/>
            <w:noWrap/>
            <w:hideMark/>
          </w:tcPr>
          <w:p w14:paraId="74271CB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Connecticut, United States of America</w:t>
            </w:r>
          </w:p>
        </w:tc>
        <w:tc>
          <w:tcPr>
            <w:tcW w:w="1235" w:type="pct"/>
            <w:noWrap/>
            <w:hideMark/>
          </w:tcPr>
          <w:p w14:paraId="1B8507A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1897A31B" w14:textId="77777777" w:rsidTr="006A19A4">
        <w:trPr>
          <w:trHeight w:val="300"/>
        </w:trPr>
        <w:tc>
          <w:tcPr>
            <w:tcW w:w="718" w:type="pct"/>
            <w:noWrap/>
            <w:hideMark/>
          </w:tcPr>
          <w:p w14:paraId="7485B4D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Wisconsin</w:t>
            </w:r>
          </w:p>
        </w:tc>
        <w:tc>
          <w:tcPr>
            <w:tcW w:w="1164" w:type="pct"/>
            <w:noWrap/>
            <w:hideMark/>
          </w:tcPr>
          <w:p w14:paraId="4876D05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3/13/2022</w:t>
            </w:r>
          </w:p>
        </w:tc>
        <w:tc>
          <w:tcPr>
            <w:tcW w:w="1883" w:type="pct"/>
            <w:noWrap/>
            <w:hideMark/>
          </w:tcPr>
          <w:p w14:paraId="1123F47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 United States of America</w:t>
            </w:r>
          </w:p>
        </w:tc>
        <w:tc>
          <w:tcPr>
            <w:tcW w:w="1235" w:type="pct"/>
            <w:noWrap/>
            <w:hideMark/>
          </w:tcPr>
          <w:p w14:paraId="2B668F6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14EA0158" w14:textId="77777777" w:rsidTr="006A19A4">
        <w:trPr>
          <w:trHeight w:val="300"/>
        </w:trPr>
        <w:tc>
          <w:tcPr>
            <w:tcW w:w="718" w:type="pct"/>
            <w:noWrap/>
            <w:hideMark/>
          </w:tcPr>
          <w:p w14:paraId="0C5909F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Wisconsin</w:t>
            </w:r>
          </w:p>
        </w:tc>
        <w:tc>
          <w:tcPr>
            <w:tcW w:w="1164" w:type="pct"/>
            <w:noWrap/>
            <w:hideMark/>
          </w:tcPr>
          <w:p w14:paraId="4EE11E2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3/13/2022</w:t>
            </w:r>
          </w:p>
        </w:tc>
        <w:tc>
          <w:tcPr>
            <w:tcW w:w="1883" w:type="pct"/>
            <w:noWrap/>
            <w:hideMark/>
          </w:tcPr>
          <w:p w14:paraId="2D4F9A7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Florida, United States of America</w:t>
            </w:r>
          </w:p>
        </w:tc>
        <w:tc>
          <w:tcPr>
            <w:tcW w:w="1235" w:type="pct"/>
            <w:noWrap/>
            <w:hideMark/>
          </w:tcPr>
          <w:p w14:paraId="61E4785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6B7BFF5A" w14:textId="77777777" w:rsidTr="006A19A4">
        <w:trPr>
          <w:trHeight w:val="300"/>
        </w:trPr>
        <w:tc>
          <w:tcPr>
            <w:tcW w:w="718" w:type="pct"/>
            <w:noWrap/>
            <w:hideMark/>
          </w:tcPr>
          <w:p w14:paraId="70424EF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Wisconsin</w:t>
            </w:r>
          </w:p>
        </w:tc>
        <w:tc>
          <w:tcPr>
            <w:tcW w:w="1164" w:type="pct"/>
            <w:noWrap/>
            <w:hideMark/>
          </w:tcPr>
          <w:p w14:paraId="3ADCCDF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3/13/2022</w:t>
            </w:r>
          </w:p>
        </w:tc>
        <w:tc>
          <w:tcPr>
            <w:tcW w:w="1883" w:type="pct"/>
            <w:noWrap/>
            <w:hideMark/>
          </w:tcPr>
          <w:p w14:paraId="43D78F2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Illinois, United States of America</w:t>
            </w:r>
          </w:p>
        </w:tc>
        <w:tc>
          <w:tcPr>
            <w:tcW w:w="1235" w:type="pct"/>
            <w:noWrap/>
            <w:hideMark/>
          </w:tcPr>
          <w:p w14:paraId="3F9C552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7DB27091" w14:textId="77777777" w:rsidTr="006A19A4">
        <w:trPr>
          <w:trHeight w:val="300"/>
        </w:trPr>
        <w:tc>
          <w:tcPr>
            <w:tcW w:w="718" w:type="pct"/>
            <w:noWrap/>
            <w:hideMark/>
          </w:tcPr>
          <w:p w14:paraId="0F000A6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Wisconsin</w:t>
            </w:r>
          </w:p>
        </w:tc>
        <w:tc>
          <w:tcPr>
            <w:tcW w:w="1164" w:type="pct"/>
            <w:noWrap/>
            <w:hideMark/>
          </w:tcPr>
          <w:p w14:paraId="0F9B915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3/13/2022</w:t>
            </w:r>
          </w:p>
        </w:tc>
        <w:tc>
          <w:tcPr>
            <w:tcW w:w="1883" w:type="pct"/>
            <w:noWrap/>
            <w:hideMark/>
          </w:tcPr>
          <w:p w14:paraId="5E23AFD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Indiana, United States of America</w:t>
            </w:r>
          </w:p>
        </w:tc>
        <w:tc>
          <w:tcPr>
            <w:tcW w:w="1235" w:type="pct"/>
            <w:noWrap/>
            <w:hideMark/>
          </w:tcPr>
          <w:p w14:paraId="1A1DA0E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w:t>
            </w:r>
          </w:p>
        </w:tc>
      </w:tr>
      <w:tr w:rsidR="006A19A4" w:rsidRPr="006A19A4" w14:paraId="65628BBD" w14:textId="77777777" w:rsidTr="006A19A4">
        <w:trPr>
          <w:trHeight w:val="300"/>
        </w:trPr>
        <w:tc>
          <w:tcPr>
            <w:tcW w:w="718" w:type="pct"/>
            <w:noWrap/>
            <w:hideMark/>
          </w:tcPr>
          <w:p w14:paraId="419562C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Wisconsin</w:t>
            </w:r>
          </w:p>
        </w:tc>
        <w:tc>
          <w:tcPr>
            <w:tcW w:w="1164" w:type="pct"/>
            <w:noWrap/>
            <w:hideMark/>
          </w:tcPr>
          <w:p w14:paraId="1AFB997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3/13/2022</w:t>
            </w:r>
          </w:p>
        </w:tc>
        <w:tc>
          <w:tcPr>
            <w:tcW w:w="1883" w:type="pct"/>
            <w:noWrap/>
            <w:hideMark/>
          </w:tcPr>
          <w:p w14:paraId="413AC83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Iowa, United States of America</w:t>
            </w:r>
          </w:p>
        </w:tc>
        <w:tc>
          <w:tcPr>
            <w:tcW w:w="1235" w:type="pct"/>
            <w:noWrap/>
            <w:hideMark/>
          </w:tcPr>
          <w:p w14:paraId="071FADF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w:t>
            </w:r>
          </w:p>
        </w:tc>
      </w:tr>
      <w:tr w:rsidR="006A19A4" w:rsidRPr="006A19A4" w14:paraId="3C96BEFE" w14:textId="77777777" w:rsidTr="006A19A4">
        <w:trPr>
          <w:trHeight w:val="300"/>
        </w:trPr>
        <w:tc>
          <w:tcPr>
            <w:tcW w:w="718" w:type="pct"/>
            <w:noWrap/>
            <w:hideMark/>
          </w:tcPr>
          <w:p w14:paraId="1097C0C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Wisconsin</w:t>
            </w:r>
          </w:p>
        </w:tc>
        <w:tc>
          <w:tcPr>
            <w:tcW w:w="1164" w:type="pct"/>
            <w:noWrap/>
            <w:hideMark/>
          </w:tcPr>
          <w:p w14:paraId="28CB7A7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3/13/2022</w:t>
            </w:r>
          </w:p>
        </w:tc>
        <w:tc>
          <w:tcPr>
            <w:tcW w:w="1883" w:type="pct"/>
            <w:noWrap/>
            <w:hideMark/>
          </w:tcPr>
          <w:p w14:paraId="21252D5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Kansas, United States of America</w:t>
            </w:r>
          </w:p>
        </w:tc>
        <w:tc>
          <w:tcPr>
            <w:tcW w:w="1235" w:type="pct"/>
            <w:noWrap/>
            <w:hideMark/>
          </w:tcPr>
          <w:p w14:paraId="2A488EB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0A9E5316" w14:textId="77777777" w:rsidTr="006A19A4">
        <w:trPr>
          <w:trHeight w:val="300"/>
        </w:trPr>
        <w:tc>
          <w:tcPr>
            <w:tcW w:w="718" w:type="pct"/>
            <w:noWrap/>
            <w:hideMark/>
          </w:tcPr>
          <w:p w14:paraId="7E29F3E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Wisconsin</w:t>
            </w:r>
          </w:p>
        </w:tc>
        <w:tc>
          <w:tcPr>
            <w:tcW w:w="1164" w:type="pct"/>
            <w:noWrap/>
            <w:hideMark/>
          </w:tcPr>
          <w:p w14:paraId="2A7FF39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3/13/2022</w:t>
            </w:r>
          </w:p>
        </w:tc>
        <w:tc>
          <w:tcPr>
            <w:tcW w:w="1883" w:type="pct"/>
            <w:noWrap/>
            <w:hideMark/>
          </w:tcPr>
          <w:p w14:paraId="09B1952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Kentucky, United States of America</w:t>
            </w:r>
          </w:p>
        </w:tc>
        <w:tc>
          <w:tcPr>
            <w:tcW w:w="1235" w:type="pct"/>
            <w:noWrap/>
            <w:hideMark/>
          </w:tcPr>
          <w:p w14:paraId="7CB36E6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5E32BF07" w14:textId="77777777" w:rsidTr="006A19A4">
        <w:trPr>
          <w:trHeight w:val="300"/>
        </w:trPr>
        <w:tc>
          <w:tcPr>
            <w:tcW w:w="718" w:type="pct"/>
            <w:noWrap/>
            <w:hideMark/>
          </w:tcPr>
          <w:p w14:paraId="76E6305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Wisconsin</w:t>
            </w:r>
          </w:p>
        </w:tc>
        <w:tc>
          <w:tcPr>
            <w:tcW w:w="1164" w:type="pct"/>
            <w:noWrap/>
            <w:hideMark/>
          </w:tcPr>
          <w:p w14:paraId="77DA0A3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3/13/2022</w:t>
            </w:r>
          </w:p>
        </w:tc>
        <w:tc>
          <w:tcPr>
            <w:tcW w:w="1883" w:type="pct"/>
            <w:noWrap/>
            <w:hideMark/>
          </w:tcPr>
          <w:p w14:paraId="02C5F2D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Maine, United States of America</w:t>
            </w:r>
          </w:p>
        </w:tc>
        <w:tc>
          <w:tcPr>
            <w:tcW w:w="1235" w:type="pct"/>
            <w:noWrap/>
            <w:hideMark/>
          </w:tcPr>
          <w:p w14:paraId="7F00D68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w:t>
            </w:r>
          </w:p>
        </w:tc>
      </w:tr>
      <w:tr w:rsidR="006A19A4" w:rsidRPr="006A19A4" w14:paraId="248DE38C" w14:textId="77777777" w:rsidTr="006A19A4">
        <w:trPr>
          <w:trHeight w:val="300"/>
        </w:trPr>
        <w:tc>
          <w:tcPr>
            <w:tcW w:w="718" w:type="pct"/>
            <w:noWrap/>
            <w:hideMark/>
          </w:tcPr>
          <w:p w14:paraId="5BD7531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Wisconsin</w:t>
            </w:r>
          </w:p>
        </w:tc>
        <w:tc>
          <w:tcPr>
            <w:tcW w:w="1164" w:type="pct"/>
            <w:noWrap/>
            <w:hideMark/>
          </w:tcPr>
          <w:p w14:paraId="6E9CB57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3/13/2022</w:t>
            </w:r>
          </w:p>
        </w:tc>
        <w:tc>
          <w:tcPr>
            <w:tcW w:w="1883" w:type="pct"/>
            <w:noWrap/>
            <w:hideMark/>
          </w:tcPr>
          <w:p w14:paraId="0CEA4A9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Maryland, United States of America</w:t>
            </w:r>
          </w:p>
        </w:tc>
        <w:tc>
          <w:tcPr>
            <w:tcW w:w="1235" w:type="pct"/>
            <w:noWrap/>
            <w:hideMark/>
          </w:tcPr>
          <w:p w14:paraId="133CF4F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8</w:t>
            </w:r>
          </w:p>
        </w:tc>
      </w:tr>
      <w:tr w:rsidR="006A19A4" w:rsidRPr="006A19A4" w14:paraId="0D37EF7D" w14:textId="77777777" w:rsidTr="006A19A4">
        <w:trPr>
          <w:trHeight w:val="300"/>
        </w:trPr>
        <w:tc>
          <w:tcPr>
            <w:tcW w:w="718" w:type="pct"/>
            <w:noWrap/>
            <w:hideMark/>
          </w:tcPr>
          <w:p w14:paraId="725F407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Wisconsin</w:t>
            </w:r>
          </w:p>
        </w:tc>
        <w:tc>
          <w:tcPr>
            <w:tcW w:w="1164" w:type="pct"/>
            <w:noWrap/>
            <w:hideMark/>
          </w:tcPr>
          <w:p w14:paraId="4B38B71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3/13/2022</w:t>
            </w:r>
          </w:p>
        </w:tc>
        <w:tc>
          <w:tcPr>
            <w:tcW w:w="1883" w:type="pct"/>
            <w:noWrap/>
            <w:hideMark/>
          </w:tcPr>
          <w:p w14:paraId="59D517D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Massachusetts, United States of America</w:t>
            </w:r>
          </w:p>
        </w:tc>
        <w:tc>
          <w:tcPr>
            <w:tcW w:w="1235" w:type="pct"/>
            <w:noWrap/>
            <w:hideMark/>
          </w:tcPr>
          <w:p w14:paraId="5EFF8FA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7ABFC3C3" w14:textId="77777777" w:rsidTr="006A19A4">
        <w:trPr>
          <w:trHeight w:val="300"/>
        </w:trPr>
        <w:tc>
          <w:tcPr>
            <w:tcW w:w="718" w:type="pct"/>
            <w:noWrap/>
            <w:hideMark/>
          </w:tcPr>
          <w:p w14:paraId="35EB49C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Wisconsin</w:t>
            </w:r>
          </w:p>
        </w:tc>
        <w:tc>
          <w:tcPr>
            <w:tcW w:w="1164" w:type="pct"/>
            <w:noWrap/>
            <w:hideMark/>
          </w:tcPr>
          <w:p w14:paraId="1E79458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3/13/2022</w:t>
            </w:r>
          </w:p>
        </w:tc>
        <w:tc>
          <w:tcPr>
            <w:tcW w:w="1883" w:type="pct"/>
            <w:noWrap/>
            <w:hideMark/>
          </w:tcPr>
          <w:p w14:paraId="2D6E4DA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 United States of America</w:t>
            </w:r>
          </w:p>
        </w:tc>
        <w:tc>
          <w:tcPr>
            <w:tcW w:w="1235" w:type="pct"/>
            <w:noWrap/>
            <w:hideMark/>
          </w:tcPr>
          <w:p w14:paraId="7BA4C25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339076B6" w14:textId="77777777" w:rsidTr="006A19A4">
        <w:trPr>
          <w:trHeight w:val="300"/>
        </w:trPr>
        <w:tc>
          <w:tcPr>
            <w:tcW w:w="718" w:type="pct"/>
            <w:noWrap/>
            <w:hideMark/>
          </w:tcPr>
          <w:p w14:paraId="29C6195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Wisconsin</w:t>
            </w:r>
          </w:p>
        </w:tc>
        <w:tc>
          <w:tcPr>
            <w:tcW w:w="1164" w:type="pct"/>
            <w:noWrap/>
            <w:hideMark/>
          </w:tcPr>
          <w:p w14:paraId="2FC6B7B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3/13/2022</w:t>
            </w:r>
          </w:p>
        </w:tc>
        <w:tc>
          <w:tcPr>
            <w:tcW w:w="1883" w:type="pct"/>
            <w:noWrap/>
            <w:hideMark/>
          </w:tcPr>
          <w:p w14:paraId="75826ED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Missouri, United States of America</w:t>
            </w:r>
          </w:p>
        </w:tc>
        <w:tc>
          <w:tcPr>
            <w:tcW w:w="1235" w:type="pct"/>
            <w:noWrap/>
            <w:hideMark/>
          </w:tcPr>
          <w:p w14:paraId="27E266D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w:t>
            </w:r>
          </w:p>
        </w:tc>
      </w:tr>
      <w:tr w:rsidR="006A19A4" w:rsidRPr="006A19A4" w14:paraId="184DE5B4" w14:textId="77777777" w:rsidTr="006A19A4">
        <w:trPr>
          <w:trHeight w:val="300"/>
        </w:trPr>
        <w:tc>
          <w:tcPr>
            <w:tcW w:w="718" w:type="pct"/>
            <w:noWrap/>
            <w:hideMark/>
          </w:tcPr>
          <w:p w14:paraId="482702D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Wisconsin</w:t>
            </w:r>
          </w:p>
        </w:tc>
        <w:tc>
          <w:tcPr>
            <w:tcW w:w="1164" w:type="pct"/>
            <w:noWrap/>
            <w:hideMark/>
          </w:tcPr>
          <w:p w14:paraId="1BA4494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3/13/2022</w:t>
            </w:r>
          </w:p>
        </w:tc>
        <w:tc>
          <w:tcPr>
            <w:tcW w:w="1883" w:type="pct"/>
            <w:noWrap/>
            <w:hideMark/>
          </w:tcPr>
          <w:p w14:paraId="089BB62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Nebraska, United States of America</w:t>
            </w:r>
          </w:p>
        </w:tc>
        <w:tc>
          <w:tcPr>
            <w:tcW w:w="1235" w:type="pct"/>
            <w:noWrap/>
            <w:hideMark/>
          </w:tcPr>
          <w:p w14:paraId="58A6F69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75948BFC" w14:textId="77777777" w:rsidTr="006A19A4">
        <w:trPr>
          <w:trHeight w:val="300"/>
        </w:trPr>
        <w:tc>
          <w:tcPr>
            <w:tcW w:w="718" w:type="pct"/>
            <w:noWrap/>
            <w:hideMark/>
          </w:tcPr>
          <w:p w14:paraId="7F71F9B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Wisconsin</w:t>
            </w:r>
          </w:p>
        </w:tc>
        <w:tc>
          <w:tcPr>
            <w:tcW w:w="1164" w:type="pct"/>
            <w:noWrap/>
            <w:hideMark/>
          </w:tcPr>
          <w:p w14:paraId="5286AF3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3/13/2022</w:t>
            </w:r>
          </w:p>
        </w:tc>
        <w:tc>
          <w:tcPr>
            <w:tcW w:w="1883" w:type="pct"/>
            <w:noWrap/>
            <w:hideMark/>
          </w:tcPr>
          <w:p w14:paraId="13FC85A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Brunswick, Canada</w:t>
            </w:r>
          </w:p>
        </w:tc>
        <w:tc>
          <w:tcPr>
            <w:tcW w:w="1235" w:type="pct"/>
            <w:noWrap/>
            <w:hideMark/>
          </w:tcPr>
          <w:p w14:paraId="59A04C1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53</w:t>
            </w:r>
          </w:p>
        </w:tc>
      </w:tr>
      <w:tr w:rsidR="006A19A4" w:rsidRPr="006A19A4" w14:paraId="1301F4C7" w14:textId="77777777" w:rsidTr="006A19A4">
        <w:trPr>
          <w:trHeight w:val="300"/>
        </w:trPr>
        <w:tc>
          <w:tcPr>
            <w:tcW w:w="718" w:type="pct"/>
            <w:noWrap/>
            <w:hideMark/>
          </w:tcPr>
          <w:p w14:paraId="5ECB3D2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Wisconsin</w:t>
            </w:r>
          </w:p>
        </w:tc>
        <w:tc>
          <w:tcPr>
            <w:tcW w:w="1164" w:type="pct"/>
            <w:noWrap/>
            <w:hideMark/>
          </w:tcPr>
          <w:p w14:paraId="35F4FB1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3/13/2022</w:t>
            </w:r>
          </w:p>
        </w:tc>
        <w:tc>
          <w:tcPr>
            <w:tcW w:w="1883" w:type="pct"/>
            <w:noWrap/>
            <w:hideMark/>
          </w:tcPr>
          <w:p w14:paraId="1252AFD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 United States of America</w:t>
            </w:r>
          </w:p>
        </w:tc>
        <w:tc>
          <w:tcPr>
            <w:tcW w:w="1235" w:type="pct"/>
            <w:noWrap/>
            <w:hideMark/>
          </w:tcPr>
          <w:p w14:paraId="09300A2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53DB04C5" w14:textId="77777777" w:rsidTr="006A19A4">
        <w:trPr>
          <w:trHeight w:val="300"/>
        </w:trPr>
        <w:tc>
          <w:tcPr>
            <w:tcW w:w="718" w:type="pct"/>
            <w:noWrap/>
            <w:hideMark/>
          </w:tcPr>
          <w:p w14:paraId="4D1826C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Wisconsin</w:t>
            </w:r>
          </w:p>
        </w:tc>
        <w:tc>
          <w:tcPr>
            <w:tcW w:w="1164" w:type="pct"/>
            <w:noWrap/>
            <w:hideMark/>
          </w:tcPr>
          <w:p w14:paraId="3294416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3/13/2022</w:t>
            </w:r>
          </w:p>
        </w:tc>
        <w:tc>
          <w:tcPr>
            <w:tcW w:w="1883" w:type="pct"/>
            <w:noWrap/>
            <w:hideMark/>
          </w:tcPr>
          <w:p w14:paraId="7C9E3DE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 United States of America</w:t>
            </w:r>
          </w:p>
        </w:tc>
        <w:tc>
          <w:tcPr>
            <w:tcW w:w="1235" w:type="pct"/>
            <w:noWrap/>
            <w:hideMark/>
          </w:tcPr>
          <w:p w14:paraId="5DBA6C5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0D96BEDB" w14:textId="77777777" w:rsidTr="006A19A4">
        <w:trPr>
          <w:trHeight w:val="300"/>
        </w:trPr>
        <w:tc>
          <w:tcPr>
            <w:tcW w:w="718" w:type="pct"/>
            <w:noWrap/>
            <w:hideMark/>
          </w:tcPr>
          <w:p w14:paraId="1452D82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Wisconsin</w:t>
            </w:r>
          </w:p>
        </w:tc>
        <w:tc>
          <w:tcPr>
            <w:tcW w:w="1164" w:type="pct"/>
            <w:noWrap/>
            <w:hideMark/>
          </w:tcPr>
          <w:p w14:paraId="493A264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3/13/2022</w:t>
            </w:r>
          </w:p>
        </w:tc>
        <w:tc>
          <w:tcPr>
            <w:tcW w:w="1883" w:type="pct"/>
            <w:noWrap/>
            <w:hideMark/>
          </w:tcPr>
          <w:p w14:paraId="56DC60A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Carolina, United States of America</w:t>
            </w:r>
          </w:p>
        </w:tc>
        <w:tc>
          <w:tcPr>
            <w:tcW w:w="1235" w:type="pct"/>
            <w:noWrap/>
            <w:hideMark/>
          </w:tcPr>
          <w:p w14:paraId="5F74596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66A78047" w14:textId="77777777" w:rsidTr="006A19A4">
        <w:trPr>
          <w:trHeight w:val="300"/>
        </w:trPr>
        <w:tc>
          <w:tcPr>
            <w:tcW w:w="718" w:type="pct"/>
            <w:noWrap/>
            <w:hideMark/>
          </w:tcPr>
          <w:p w14:paraId="6B24836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Wisconsin</w:t>
            </w:r>
          </w:p>
        </w:tc>
        <w:tc>
          <w:tcPr>
            <w:tcW w:w="1164" w:type="pct"/>
            <w:noWrap/>
            <w:hideMark/>
          </w:tcPr>
          <w:p w14:paraId="72D1772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3/13/2022</w:t>
            </w:r>
          </w:p>
        </w:tc>
        <w:tc>
          <w:tcPr>
            <w:tcW w:w="1883" w:type="pct"/>
            <w:noWrap/>
            <w:hideMark/>
          </w:tcPr>
          <w:p w14:paraId="68D42B1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Nova Scotia, Canada</w:t>
            </w:r>
          </w:p>
        </w:tc>
        <w:tc>
          <w:tcPr>
            <w:tcW w:w="1235" w:type="pct"/>
            <w:noWrap/>
            <w:hideMark/>
          </w:tcPr>
          <w:p w14:paraId="2E86062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2427D7E3" w14:textId="77777777" w:rsidTr="006A19A4">
        <w:trPr>
          <w:trHeight w:val="300"/>
        </w:trPr>
        <w:tc>
          <w:tcPr>
            <w:tcW w:w="718" w:type="pct"/>
            <w:noWrap/>
            <w:hideMark/>
          </w:tcPr>
          <w:p w14:paraId="42F109C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Wisconsin</w:t>
            </w:r>
          </w:p>
        </w:tc>
        <w:tc>
          <w:tcPr>
            <w:tcW w:w="1164" w:type="pct"/>
            <w:noWrap/>
            <w:hideMark/>
          </w:tcPr>
          <w:p w14:paraId="3410AC9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3/13/2022</w:t>
            </w:r>
          </w:p>
        </w:tc>
        <w:tc>
          <w:tcPr>
            <w:tcW w:w="1883" w:type="pct"/>
            <w:noWrap/>
            <w:hideMark/>
          </w:tcPr>
          <w:p w14:paraId="7EB94D5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Ohio, United States of America</w:t>
            </w:r>
          </w:p>
        </w:tc>
        <w:tc>
          <w:tcPr>
            <w:tcW w:w="1235" w:type="pct"/>
            <w:noWrap/>
            <w:hideMark/>
          </w:tcPr>
          <w:p w14:paraId="25D9809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67BC47AE" w14:textId="77777777" w:rsidTr="006A19A4">
        <w:trPr>
          <w:trHeight w:val="300"/>
        </w:trPr>
        <w:tc>
          <w:tcPr>
            <w:tcW w:w="718" w:type="pct"/>
            <w:noWrap/>
            <w:hideMark/>
          </w:tcPr>
          <w:p w14:paraId="2791D29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Wisconsin</w:t>
            </w:r>
          </w:p>
        </w:tc>
        <w:tc>
          <w:tcPr>
            <w:tcW w:w="1164" w:type="pct"/>
            <w:noWrap/>
            <w:hideMark/>
          </w:tcPr>
          <w:p w14:paraId="2047D9D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3/13/2022</w:t>
            </w:r>
          </w:p>
        </w:tc>
        <w:tc>
          <w:tcPr>
            <w:tcW w:w="1883" w:type="pct"/>
            <w:noWrap/>
            <w:hideMark/>
          </w:tcPr>
          <w:p w14:paraId="7F7E07A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Prince Edward Island, Canada</w:t>
            </w:r>
          </w:p>
        </w:tc>
        <w:tc>
          <w:tcPr>
            <w:tcW w:w="1235" w:type="pct"/>
            <w:noWrap/>
            <w:hideMark/>
          </w:tcPr>
          <w:p w14:paraId="20F8114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w:t>
            </w:r>
          </w:p>
        </w:tc>
      </w:tr>
      <w:tr w:rsidR="006A19A4" w:rsidRPr="006A19A4" w14:paraId="18C7B0E2" w14:textId="77777777" w:rsidTr="006A19A4">
        <w:trPr>
          <w:trHeight w:val="300"/>
        </w:trPr>
        <w:tc>
          <w:tcPr>
            <w:tcW w:w="718" w:type="pct"/>
            <w:noWrap/>
            <w:hideMark/>
          </w:tcPr>
          <w:p w14:paraId="3D16CB7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Wisconsin</w:t>
            </w:r>
          </w:p>
        </w:tc>
        <w:tc>
          <w:tcPr>
            <w:tcW w:w="1164" w:type="pct"/>
            <w:noWrap/>
            <w:hideMark/>
          </w:tcPr>
          <w:p w14:paraId="2E881AE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3/13/2022</w:t>
            </w:r>
          </w:p>
        </w:tc>
        <w:tc>
          <w:tcPr>
            <w:tcW w:w="1883" w:type="pct"/>
            <w:noWrap/>
            <w:hideMark/>
          </w:tcPr>
          <w:p w14:paraId="367CC9C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South Dakota, United States of America</w:t>
            </w:r>
          </w:p>
        </w:tc>
        <w:tc>
          <w:tcPr>
            <w:tcW w:w="1235" w:type="pct"/>
            <w:noWrap/>
            <w:hideMark/>
          </w:tcPr>
          <w:p w14:paraId="6C55205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2B6E78E5" w14:textId="77777777" w:rsidTr="006A19A4">
        <w:trPr>
          <w:trHeight w:val="300"/>
        </w:trPr>
        <w:tc>
          <w:tcPr>
            <w:tcW w:w="718" w:type="pct"/>
            <w:noWrap/>
            <w:hideMark/>
          </w:tcPr>
          <w:p w14:paraId="3FD995F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Wisconsin</w:t>
            </w:r>
          </w:p>
        </w:tc>
        <w:tc>
          <w:tcPr>
            <w:tcW w:w="1164" w:type="pct"/>
            <w:noWrap/>
            <w:hideMark/>
          </w:tcPr>
          <w:p w14:paraId="195AB94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3/13/2022</w:t>
            </w:r>
          </w:p>
        </w:tc>
        <w:tc>
          <w:tcPr>
            <w:tcW w:w="1883" w:type="pct"/>
            <w:noWrap/>
            <w:hideMark/>
          </w:tcPr>
          <w:p w14:paraId="4882105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Tennessee, United States of America</w:t>
            </w:r>
          </w:p>
        </w:tc>
        <w:tc>
          <w:tcPr>
            <w:tcW w:w="1235" w:type="pct"/>
            <w:noWrap/>
            <w:hideMark/>
          </w:tcPr>
          <w:p w14:paraId="40B99AA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4E27BB54" w14:textId="77777777" w:rsidTr="006A19A4">
        <w:trPr>
          <w:trHeight w:val="300"/>
        </w:trPr>
        <w:tc>
          <w:tcPr>
            <w:tcW w:w="718" w:type="pct"/>
            <w:noWrap/>
            <w:hideMark/>
          </w:tcPr>
          <w:p w14:paraId="4820B19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Texas</w:t>
            </w:r>
          </w:p>
        </w:tc>
        <w:tc>
          <w:tcPr>
            <w:tcW w:w="1164" w:type="pct"/>
            <w:noWrap/>
            <w:hideMark/>
          </w:tcPr>
          <w:p w14:paraId="294919B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3/18/2022</w:t>
            </w:r>
          </w:p>
        </w:tc>
        <w:tc>
          <w:tcPr>
            <w:tcW w:w="1883" w:type="pct"/>
            <w:noWrap/>
            <w:hideMark/>
          </w:tcPr>
          <w:p w14:paraId="746C35A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Alabama, United States of America</w:t>
            </w:r>
          </w:p>
        </w:tc>
        <w:tc>
          <w:tcPr>
            <w:tcW w:w="1235" w:type="pct"/>
            <w:noWrap/>
            <w:hideMark/>
          </w:tcPr>
          <w:p w14:paraId="76524B8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753F2EF4" w14:textId="77777777" w:rsidTr="006A19A4">
        <w:trPr>
          <w:trHeight w:val="300"/>
        </w:trPr>
        <w:tc>
          <w:tcPr>
            <w:tcW w:w="718" w:type="pct"/>
            <w:noWrap/>
            <w:hideMark/>
          </w:tcPr>
          <w:p w14:paraId="654A5E2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Texas</w:t>
            </w:r>
          </w:p>
        </w:tc>
        <w:tc>
          <w:tcPr>
            <w:tcW w:w="1164" w:type="pct"/>
            <w:noWrap/>
            <w:hideMark/>
          </w:tcPr>
          <w:p w14:paraId="710AF9C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3/18/2022</w:t>
            </w:r>
          </w:p>
        </w:tc>
        <w:tc>
          <w:tcPr>
            <w:tcW w:w="1883" w:type="pct"/>
            <w:noWrap/>
            <w:hideMark/>
          </w:tcPr>
          <w:p w14:paraId="4D1DFC1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Connecticut, United States of America</w:t>
            </w:r>
          </w:p>
        </w:tc>
        <w:tc>
          <w:tcPr>
            <w:tcW w:w="1235" w:type="pct"/>
            <w:noWrap/>
            <w:hideMark/>
          </w:tcPr>
          <w:p w14:paraId="125C2D3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6CDA34DC" w14:textId="77777777" w:rsidTr="006A19A4">
        <w:trPr>
          <w:trHeight w:val="300"/>
        </w:trPr>
        <w:tc>
          <w:tcPr>
            <w:tcW w:w="718" w:type="pct"/>
            <w:noWrap/>
            <w:hideMark/>
          </w:tcPr>
          <w:p w14:paraId="13F94BA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Texas</w:t>
            </w:r>
          </w:p>
        </w:tc>
        <w:tc>
          <w:tcPr>
            <w:tcW w:w="1164" w:type="pct"/>
            <w:noWrap/>
            <w:hideMark/>
          </w:tcPr>
          <w:p w14:paraId="5DD795F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3/18/2022</w:t>
            </w:r>
          </w:p>
        </w:tc>
        <w:tc>
          <w:tcPr>
            <w:tcW w:w="1883" w:type="pct"/>
            <w:noWrap/>
            <w:hideMark/>
          </w:tcPr>
          <w:p w14:paraId="329FFD5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 United States of America</w:t>
            </w:r>
          </w:p>
        </w:tc>
        <w:tc>
          <w:tcPr>
            <w:tcW w:w="1235" w:type="pct"/>
            <w:noWrap/>
            <w:hideMark/>
          </w:tcPr>
          <w:p w14:paraId="3EC6D4B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48CA8092" w14:textId="77777777" w:rsidTr="006A19A4">
        <w:trPr>
          <w:trHeight w:val="300"/>
        </w:trPr>
        <w:tc>
          <w:tcPr>
            <w:tcW w:w="718" w:type="pct"/>
            <w:noWrap/>
            <w:hideMark/>
          </w:tcPr>
          <w:p w14:paraId="0A2ABC5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Texas</w:t>
            </w:r>
          </w:p>
        </w:tc>
        <w:tc>
          <w:tcPr>
            <w:tcW w:w="1164" w:type="pct"/>
            <w:noWrap/>
            <w:hideMark/>
          </w:tcPr>
          <w:p w14:paraId="2488C03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3/18/2022</w:t>
            </w:r>
          </w:p>
        </w:tc>
        <w:tc>
          <w:tcPr>
            <w:tcW w:w="1883" w:type="pct"/>
            <w:noWrap/>
            <w:hideMark/>
          </w:tcPr>
          <w:p w14:paraId="2D42803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Florida, United States of America</w:t>
            </w:r>
          </w:p>
        </w:tc>
        <w:tc>
          <w:tcPr>
            <w:tcW w:w="1235" w:type="pct"/>
            <w:noWrap/>
            <w:hideMark/>
          </w:tcPr>
          <w:p w14:paraId="6B3E1C2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79710C85" w14:textId="77777777" w:rsidTr="006A19A4">
        <w:trPr>
          <w:trHeight w:val="300"/>
        </w:trPr>
        <w:tc>
          <w:tcPr>
            <w:tcW w:w="718" w:type="pct"/>
            <w:noWrap/>
            <w:hideMark/>
          </w:tcPr>
          <w:p w14:paraId="1BB345A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Texas</w:t>
            </w:r>
          </w:p>
        </w:tc>
        <w:tc>
          <w:tcPr>
            <w:tcW w:w="1164" w:type="pct"/>
            <w:noWrap/>
            <w:hideMark/>
          </w:tcPr>
          <w:p w14:paraId="478488C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3/18/2022</w:t>
            </w:r>
          </w:p>
        </w:tc>
        <w:tc>
          <w:tcPr>
            <w:tcW w:w="1883" w:type="pct"/>
            <w:noWrap/>
            <w:hideMark/>
          </w:tcPr>
          <w:p w14:paraId="428074C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Illinois, United States of America</w:t>
            </w:r>
          </w:p>
        </w:tc>
        <w:tc>
          <w:tcPr>
            <w:tcW w:w="1235" w:type="pct"/>
            <w:noWrap/>
            <w:hideMark/>
          </w:tcPr>
          <w:p w14:paraId="550D473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1CF78D8E" w14:textId="77777777" w:rsidTr="006A19A4">
        <w:trPr>
          <w:trHeight w:val="300"/>
        </w:trPr>
        <w:tc>
          <w:tcPr>
            <w:tcW w:w="718" w:type="pct"/>
            <w:noWrap/>
            <w:hideMark/>
          </w:tcPr>
          <w:p w14:paraId="00FA55D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Texas</w:t>
            </w:r>
          </w:p>
        </w:tc>
        <w:tc>
          <w:tcPr>
            <w:tcW w:w="1164" w:type="pct"/>
            <w:noWrap/>
            <w:hideMark/>
          </w:tcPr>
          <w:p w14:paraId="1EBBAE9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3/18/2022</w:t>
            </w:r>
          </w:p>
        </w:tc>
        <w:tc>
          <w:tcPr>
            <w:tcW w:w="1883" w:type="pct"/>
            <w:noWrap/>
            <w:hideMark/>
          </w:tcPr>
          <w:p w14:paraId="2126758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Indiana, United States of America</w:t>
            </w:r>
          </w:p>
        </w:tc>
        <w:tc>
          <w:tcPr>
            <w:tcW w:w="1235" w:type="pct"/>
            <w:noWrap/>
            <w:hideMark/>
          </w:tcPr>
          <w:p w14:paraId="5B77C61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w:t>
            </w:r>
          </w:p>
        </w:tc>
      </w:tr>
      <w:tr w:rsidR="006A19A4" w:rsidRPr="006A19A4" w14:paraId="1A0AE307" w14:textId="77777777" w:rsidTr="006A19A4">
        <w:trPr>
          <w:trHeight w:val="300"/>
        </w:trPr>
        <w:tc>
          <w:tcPr>
            <w:tcW w:w="718" w:type="pct"/>
            <w:noWrap/>
            <w:hideMark/>
          </w:tcPr>
          <w:p w14:paraId="5FFE41E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Texas</w:t>
            </w:r>
          </w:p>
        </w:tc>
        <w:tc>
          <w:tcPr>
            <w:tcW w:w="1164" w:type="pct"/>
            <w:noWrap/>
            <w:hideMark/>
          </w:tcPr>
          <w:p w14:paraId="3833E38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3/18/2022</w:t>
            </w:r>
          </w:p>
        </w:tc>
        <w:tc>
          <w:tcPr>
            <w:tcW w:w="1883" w:type="pct"/>
            <w:noWrap/>
            <w:hideMark/>
          </w:tcPr>
          <w:p w14:paraId="39ADC33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Iowa, United States of America</w:t>
            </w:r>
          </w:p>
        </w:tc>
        <w:tc>
          <w:tcPr>
            <w:tcW w:w="1235" w:type="pct"/>
            <w:noWrap/>
            <w:hideMark/>
          </w:tcPr>
          <w:p w14:paraId="5A26B56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8</w:t>
            </w:r>
          </w:p>
        </w:tc>
      </w:tr>
      <w:tr w:rsidR="006A19A4" w:rsidRPr="006A19A4" w14:paraId="3EAE0471" w14:textId="77777777" w:rsidTr="006A19A4">
        <w:trPr>
          <w:trHeight w:val="300"/>
        </w:trPr>
        <w:tc>
          <w:tcPr>
            <w:tcW w:w="718" w:type="pct"/>
            <w:noWrap/>
            <w:hideMark/>
          </w:tcPr>
          <w:p w14:paraId="2EB4418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lastRenderedPageBreak/>
              <w:t>Texas</w:t>
            </w:r>
          </w:p>
        </w:tc>
        <w:tc>
          <w:tcPr>
            <w:tcW w:w="1164" w:type="pct"/>
            <w:noWrap/>
            <w:hideMark/>
          </w:tcPr>
          <w:p w14:paraId="5441FA6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3/18/2022</w:t>
            </w:r>
          </w:p>
        </w:tc>
        <w:tc>
          <w:tcPr>
            <w:tcW w:w="1883" w:type="pct"/>
            <w:noWrap/>
            <w:hideMark/>
          </w:tcPr>
          <w:p w14:paraId="022F597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Kansas, United States of America</w:t>
            </w:r>
          </w:p>
        </w:tc>
        <w:tc>
          <w:tcPr>
            <w:tcW w:w="1235" w:type="pct"/>
            <w:noWrap/>
            <w:hideMark/>
          </w:tcPr>
          <w:p w14:paraId="6D89131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8</w:t>
            </w:r>
          </w:p>
        </w:tc>
      </w:tr>
      <w:tr w:rsidR="006A19A4" w:rsidRPr="006A19A4" w14:paraId="49D542F5" w14:textId="77777777" w:rsidTr="006A19A4">
        <w:trPr>
          <w:trHeight w:val="300"/>
        </w:trPr>
        <w:tc>
          <w:tcPr>
            <w:tcW w:w="718" w:type="pct"/>
            <w:noWrap/>
            <w:hideMark/>
          </w:tcPr>
          <w:p w14:paraId="34ED3E8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Texas</w:t>
            </w:r>
          </w:p>
        </w:tc>
        <w:tc>
          <w:tcPr>
            <w:tcW w:w="1164" w:type="pct"/>
            <w:noWrap/>
            <w:hideMark/>
          </w:tcPr>
          <w:p w14:paraId="0C8505A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3/18/2022</w:t>
            </w:r>
          </w:p>
        </w:tc>
        <w:tc>
          <w:tcPr>
            <w:tcW w:w="1883" w:type="pct"/>
            <w:noWrap/>
            <w:hideMark/>
          </w:tcPr>
          <w:p w14:paraId="6636C97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Kentucky, United States of America</w:t>
            </w:r>
          </w:p>
        </w:tc>
        <w:tc>
          <w:tcPr>
            <w:tcW w:w="1235" w:type="pct"/>
            <w:noWrap/>
            <w:hideMark/>
          </w:tcPr>
          <w:p w14:paraId="5EDC708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03D1C235" w14:textId="77777777" w:rsidTr="006A19A4">
        <w:trPr>
          <w:trHeight w:val="300"/>
        </w:trPr>
        <w:tc>
          <w:tcPr>
            <w:tcW w:w="718" w:type="pct"/>
            <w:noWrap/>
            <w:hideMark/>
          </w:tcPr>
          <w:p w14:paraId="1576840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Texas</w:t>
            </w:r>
          </w:p>
        </w:tc>
        <w:tc>
          <w:tcPr>
            <w:tcW w:w="1164" w:type="pct"/>
            <w:noWrap/>
            <w:hideMark/>
          </w:tcPr>
          <w:p w14:paraId="7EB3BDE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3/18/2022</w:t>
            </w:r>
          </w:p>
        </w:tc>
        <w:tc>
          <w:tcPr>
            <w:tcW w:w="1883" w:type="pct"/>
            <w:noWrap/>
            <w:hideMark/>
          </w:tcPr>
          <w:p w14:paraId="5089646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Maine, United States of America</w:t>
            </w:r>
          </w:p>
        </w:tc>
        <w:tc>
          <w:tcPr>
            <w:tcW w:w="1235" w:type="pct"/>
            <w:noWrap/>
            <w:hideMark/>
          </w:tcPr>
          <w:p w14:paraId="41DE2F8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w:t>
            </w:r>
          </w:p>
        </w:tc>
      </w:tr>
      <w:tr w:rsidR="006A19A4" w:rsidRPr="006A19A4" w14:paraId="73C03130" w14:textId="77777777" w:rsidTr="006A19A4">
        <w:trPr>
          <w:trHeight w:val="300"/>
        </w:trPr>
        <w:tc>
          <w:tcPr>
            <w:tcW w:w="718" w:type="pct"/>
            <w:noWrap/>
            <w:hideMark/>
          </w:tcPr>
          <w:p w14:paraId="21142A4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Texas</w:t>
            </w:r>
          </w:p>
        </w:tc>
        <w:tc>
          <w:tcPr>
            <w:tcW w:w="1164" w:type="pct"/>
            <w:noWrap/>
            <w:hideMark/>
          </w:tcPr>
          <w:p w14:paraId="1DA669B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3/18/2022</w:t>
            </w:r>
          </w:p>
        </w:tc>
        <w:tc>
          <w:tcPr>
            <w:tcW w:w="1883" w:type="pct"/>
            <w:noWrap/>
            <w:hideMark/>
          </w:tcPr>
          <w:p w14:paraId="14316FD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Maryland, United States of America</w:t>
            </w:r>
          </w:p>
        </w:tc>
        <w:tc>
          <w:tcPr>
            <w:tcW w:w="1235" w:type="pct"/>
            <w:noWrap/>
            <w:hideMark/>
          </w:tcPr>
          <w:p w14:paraId="479D2C7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8</w:t>
            </w:r>
          </w:p>
        </w:tc>
      </w:tr>
      <w:tr w:rsidR="006A19A4" w:rsidRPr="006A19A4" w14:paraId="5AB25F32" w14:textId="77777777" w:rsidTr="006A19A4">
        <w:trPr>
          <w:trHeight w:val="300"/>
        </w:trPr>
        <w:tc>
          <w:tcPr>
            <w:tcW w:w="718" w:type="pct"/>
            <w:noWrap/>
            <w:hideMark/>
          </w:tcPr>
          <w:p w14:paraId="2F2BFBB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Texas</w:t>
            </w:r>
          </w:p>
        </w:tc>
        <w:tc>
          <w:tcPr>
            <w:tcW w:w="1164" w:type="pct"/>
            <w:noWrap/>
            <w:hideMark/>
          </w:tcPr>
          <w:p w14:paraId="4564904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3/18/2022</w:t>
            </w:r>
          </w:p>
        </w:tc>
        <w:tc>
          <w:tcPr>
            <w:tcW w:w="1883" w:type="pct"/>
            <w:noWrap/>
            <w:hideMark/>
          </w:tcPr>
          <w:p w14:paraId="3E006DE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Massachusetts, United States of America</w:t>
            </w:r>
          </w:p>
        </w:tc>
        <w:tc>
          <w:tcPr>
            <w:tcW w:w="1235" w:type="pct"/>
            <w:noWrap/>
            <w:hideMark/>
          </w:tcPr>
          <w:p w14:paraId="31851CE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4F5AE436" w14:textId="77777777" w:rsidTr="006A19A4">
        <w:trPr>
          <w:trHeight w:val="300"/>
        </w:trPr>
        <w:tc>
          <w:tcPr>
            <w:tcW w:w="718" w:type="pct"/>
            <w:noWrap/>
            <w:hideMark/>
          </w:tcPr>
          <w:p w14:paraId="07FAF17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Texas</w:t>
            </w:r>
          </w:p>
        </w:tc>
        <w:tc>
          <w:tcPr>
            <w:tcW w:w="1164" w:type="pct"/>
            <w:noWrap/>
            <w:hideMark/>
          </w:tcPr>
          <w:p w14:paraId="410EE03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3/18/2022</w:t>
            </w:r>
          </w:p>
        </w:tc>
        <w:tc>
          <w:tcPr>
            <w:tcW w:w="1883" w:type="pct"/>
            <w:noWrap/>
            <w:hideMark/>
          </w:tcPr>
          <w:p w14:paraId="72BD54D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 United States of America</w:t>
            </w:r>
          </w:p>
        </w:tc>
        <w:tc>
          <w:tcPr>
            <w:tcW w:w="1235" w:type="pct"/>
            <w:noWrap/>
            <w:hideMark/>
          </w:tcPr>
          <w:p w14:paraId="646D477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5C48E4AD" w14:textId="77777777" w:rsidTr="006A19A4">
        <w:trPr>
          <w:trHeight w:val="300"/>
        </w:trPr>
        <w:tc>
          <w:tcPr>
            <w:tcW w:w="718" w:type="pct"/>
            <w:noWrap/>
            <w:hideMark/>
          </w:tcPr>
          <w:p w14:paraId="6CF1D8D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Texas</w:t>
            </w:r>
          </w:p>
        </w:tc>
        <w:tc>
          <w:tcPr>
            <w:tcW w:w="1164" w:type="pct"/>
            <w:noWrap/>
            <w:hideMark/>
          </w:tcPr>
          <w:p w14:paraId="151969A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3/18/2022</w:t>
            </w:r>
          </w:p>
        </w:tc>
        <w:tc>
          <w:tcPr>
            <w:tcW w:w="1883" w:type="pct"/>
            <w:noWrap/>
            <w:hideMark/>
          </w:tcPr>
          <w:p w14:paraId="0AF8187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Missouri, United States of America</w:t>
            </w:r>
          </w:p>
        </w:tc>
        <w:tc>
          <w:tcPr>
            <w:tcW w:w="1235" w:type="pct"/>
            <w:noWrap/>
            <w:hideMark/>
          </w:tcPr>
          <w:p w14:paraId="6AD0834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w:t>
            </w:r>
          </w:p>
        </w:tc>
      </w:tr>
      <w:tr w:rsidR="006A19A4" w:rsidRPr="006A19A4" w14:paraId="03CD6E03" w14:textId="77777777" w:rsidTr="006A19A4">
        <w:trPr>
          <w:trHeight w:val="300"/>
        </w:trPr>
        <w:tc>
          <w:tcPr>
            <w:tcW w:w="718" w:type="pct"/>
            <w:noWrap/>
            <w:hideMark/>
          </w:tcPr>
          <w:p w14:paraId="7379AF5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Texas</w:t>
            </w:r>
          </w:p>
        </w:tc>
        <w:tc>
          <w:tcPr>
            <w:tcW w:w="1164" w:type="pct"/>
            <w:noWrap/>
            <w:hideMark/>
          </w:tcPr>
          <w:p w14:paraId="1E497FE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3/18/2022</w:t>
            </w:r>
          </w:p>
        </w:tc>
        <w:tc>
          <w:tcPr>
            <w:tcW w:w="1883" w:type="pct"/>
            <w:noWrap/>
            <w:hideMark/>
          </w:tcPr>
          <w:p w14:paraId="04BD1B0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Nebraska, United States of America</w:t>
            </w:r>
          </w:p>
        </w:tc>
        <w:tc>
          <w:tcPr>
            <w:tcW w:w="1235" w:type="pct"/>
            <w:noWrap/>
            <w:hideMark/>
          </w:tcPr>
          <w:p w14:paraId="65C2F8B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4B459390" w14:textId="77777777" w:rsidTr="006A19A4">
        <w:trPr>
          <w:trHeight w:val="300"/>
        </w:trPr>
        <w:tc>
          <w:tcPr>
            <w:tcW w:w="718" w:type="pct"/>
            <w:noWrap/>
            <w:hideMark/>
          </w:tcPr>
          <w:p w14:paraId="7B022C8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Texas</w:t>
            </w:r>
          </w:p>
        </w:tc>
        <w:tc>
          <w:tcPr>
            <w:tcW w:w="1164" w:type="pct"/>
            <w:noWrap/>
            <w:hideMark/>
          </w:tcPr>
          <w:p w14:paraId="1D72FCC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3/18/2022</w:t>
            </w:r>
          </w:p>
        </w:tc>
        <w:tc>
          <w:tcPr>
            <w:tcW w:w="1883" w:type="pct"/>
            <w:noWrap/>
            <w:hideMark/>
          </w:tcPr>
          <w:p w14:paraId="5F59228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Brunswick, Canada</w:t>
            </w:r>
          </w:p>
        </w:tc>
        <w:tc>
          <w:tcPr>
            <w:tcW w:w="1235" w:type="pct"/>
            <w:noWrap/>
            <w:hideMark/>
          </w:tcPr>
          <w:p w14:paraId="798DAD7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35</w:t>
            </w:r>
          </w:p>
        </w:tc>
      </w:tr>
      <w:tr w:rsidR="006A19A4" w:rsidRPr="006A19A4" w14:paraId="16A90509" w14:textId="77777777" w:rsidTr="006A19A4">
        <w:trPr>
          <w:trHeight w:val="300"/>
        </w:trPr>
        <w:tc>
          <w:tcPr>
            <w:tcW w:w="718" w:type="pct"/>
            <w:noWrap/>
            <w:hideMark/>
          </w:tcPr>
          <w:p w14:paraId="473ADE9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Texas</w:t>
            </w:r>
          </w:p>
        </w:tc>
        <w:tc>
          <w:tcPr>
            <w:tcW w:w="1164" w:type="pct"/>
            <w:noWrap/>
            <w:hideMark/>
          </w:tcPr>
          <w:p w14:paraId="387A3A8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3/18/2022</w:t>
            </w:r>
          </w:p>
        </w:tc>
        <w:tc>
          <w:tcPr>
            <w:tcW w:w="1883" w:type="pct"/>
            <w:noWrap/>
            <w:hideMark/>
          </w:tcPr>
          <w:p w14:paraId="4424D1B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Hampshire, United States of America</w:t>
            </w:r>
          </w:p>
        </w:tc>
        <w:tc>
          <w:tcPr>
            <w:tcW w:w="1235" w:type="pct"/>
            <w:noWrap/>
            <w:hideMark/>
          </w:tcPr>
          <w:p w14:paraId="538E56E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2DC99E83" w14:textId="77777777" w:rsidTr="006A19A4">
        <w:trPr>
          <w:trHeight w:val="300"/>
        </w:trPr>
        <w:tc>
          <w:tcPr>
            <w:tcW w:w="718" w:type="pct"/>
            <w:noWrap/>
            <w:hideMark/>
          </w:tcPr>
          <w:p w14:paraId="6D32DC5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Texas</w:t>
            </w:r>
          </w:p>
        </w:tc>
        <w:tc>
          <w:tcPr>
            <w:tcW w:w="1164" w:type="pct"/>
            <w:noWrap/>
            <w:hideMark/>
          </w:tcPr>
          <w:p w14:paraId="533B1C8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3/18/2022</w:t>
            </w:r>
          </w:p>
        </w:tc>
        <w:tc>
          <w:tcPr>
            <w:tcW w:w="1883" w:type="pct"/>
            <w:noWrap/>
            <w:hideMark/>
          </w:tcPr>
          <w:p w14:paraId="1DC1CEF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 United States of America</w:t>
            </w:r>
          </w:p>
        </w:tc>
        <w:tc>
          <w:tcPr>
            <w:tcW w:w="1235" w:type="pct"/>
            <w:noWrap/>
            <w:hideMark/>
          </w:tcPr>
          <w:p w14:paraId="2F2EB45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32D84292" w14:textId="77777777" w:rsidTr="006A19A4">
        <w:trPr>
          <w:trHeight w:val="300"/>
        </w:trPr>
        <w:tc>
          <w:tcPr>
            <w:tcW w:w="718" w:type="pct"/>
            <w:noWrap/>
            <w:hideMark/>
          </w:tcPr>
          <w:p w14:paraId="2AD2DBD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Texas</w:t>
            </w:r>
          </w:p>
        </w:tc>
        <w:tc>
          <w:tcPr>
            <w:tcW w:w="1164" w:type="pct"/>
            <w:noWrap/>
            <w:hideMark/>
          </w:tcPr>
          <w:p w14:paraId="7647745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3/18/2022</w:t>
            </w:r>
          </w:p>
        </w:tc>
        <w:tc>
          <w:tcPr>
            <w:tcW w:w="1883" w:type="pct"/>
            <w:noWrap/>
            <w:hideMark/>
          </w:tcPr>
          <w:p w14:paraId="2E46BC7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 United States of America</w:t>
            </w:r>
          </w:p>
        </w:tc>
        <w:tc>
          <w:tcPr>
            <w:tcW w:w="1235" w:type="pct"/>
            <w:noWrap/>
            <w:hideMark/>
          </w:tcPr>
          <w:p w14:paraId="6AB813B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01F12FEA" w14:textId="77777777" w:rsidTr="006A19A4">
        <w:trPr>
          <w:trHeight w:val="300"/>
        </w:trPr>
        <w:tc>
          <w:tcPr>
            <w:tcW w:w="718" w:type="pct"/>
            <w:noWrap/>
            <w:hideMark/>
          </w:tcPr>
          <w:p w14:paraId="2D7EA9A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Texas</w:t>
            </w:r>
          </w:p>
        </w:tc>
        <w:tc>
          <w:tcPr>
            <w:tcW w:w="1164" w:type="pct"/>
            <w:noWrap/>
            <w:hideMark/>
          </w:tcPr>
          <w:p w14:paraId="6F3EC0C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3/18/2022</w:t>
            </w:r>
          </w:p>
        </w:tc>
        <w:tc>
          <w:tcPr>
            <w:tcW w:w="1883" w:type="pct"/>
            <w:noWrap/>
            <w:hideMark/>
          </w:tcPr>
          <w:p w14:paraId="5577A2E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Carolina, United States of America</w:t>
            </w:r>
          </w:p>
        </w:tc>
        <w:tc>
          <w:tcPr>
            <w:tcW w:w="1235" w:type="pct"/>
            <w:noWrap/>
            <w:hideMark/>
          </w:tcPr>
          <w:p w14:paraId="69B28DA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5E892BD0" w14:textId="77777777" w:rsidTr="006A19A4">
        <w:trPr>
          <w:trHeight w:val="300"/>
        </w:trPr>
        <w:tc>
          <w:tcPr>
            <w:tcW w:w="718" w:type="pct"/>
            <w:noWrap/>
            <w:hideMark/>
          </w:tcPr>
          <w:p w14:paraId="1CC7DB3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Texas</w:t>
            </w:r>
          </w:p>
        </w:tc>
        <w:tc>
          <w:tcPr>
            <w:tcW w:w="1164" w:type="pct"/>
            <w:noWrap/>
            <w:hideMark/>
          </w:tcPr>
          <w:p w14:paraId="3A323B4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3/18/2022</w:t>
            </w:r>
          </w:p>
        </w:tc>
        <w:tc>
          <w:tcPr>
            <w:tcW w:w="1883" w:type="pct"/>
            <w:noWrap/>
            <w:hideMark/>
          </w:tcPr>
          <w:p w14:paraId="34180EC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Nova Scotia, Canada</w:t>
            </w:r>
          </w:p>
        </w:tc>
        <w:tc>
          <w:tcPr>
            <w:tcW w:w="1235" w:type="pct"/>
            <w:noWrap/>
            <w:hideMark/>
          </w:tcPr>
          <w:p w14:paraId="19FB737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63B27B62" w14:textId="77777777" w:rsidTr="006A19A4">
        <w:trPr>
          <w:trHeight w:val="300"/>
        </w:trPr>
        <w:tc>
          <w:tcPr>
            <w:tcW w:w="718" w:type="pct"/>
            <w:noWrap/>
            <w:hideMark/>
          </w:tcPr>
          <w:p w14:paraId="4F62C25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Texas</w:t>
            </w:r>
          </w:p>
        </w:tc>
        <w:tc>
          <w:tcPr>
            <w:tcW w:w="1164" w:type="pct"/>
            <w:noWrap/>
            <w:hideMark/>
          </w:tcPr>
          <w:p w14:paraId="1AC7A15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3/18/2022</w:t>
            </w:r>
          </w:p>
        </w:tc>
        <w:tc>
          <w:tcPr>
            <w:tcW w:w="1883" w:type="pct"/>
            <w:noWrap/>
            <w:hideMark/>
          </w:tcPr>
          <w:p w14:paraId="7786210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Ohio, United States of America</w:t>
            </w:r>
          </w:p>
        </w:tc>
        <w:tc>
          <w:tcPr>
            <w:tcW w:w="1235" w:type="pct"/>
            <w:noWrap/>
            <w:hideMark/>
          </w:tcPr>
          <w:p w14:paraId="6FAD3AB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5DA31880" w14:textId="77777777" w:rsidTr="006A19A4">
        <w:trPr>
          <w:trHeight w:val="300"/>
        </w:trPr>
        <w:tc>
          <w:tcPr>
            <w:tcW w:w="718" w:type="pct"/>
            <w:noWrap/>
            <w:hideMark/>
          </w:tcPr>
          <w:p w14:paraId="5134570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Texas</w:t>
            </w:r>
          </w:p>
        </w:tc>
        <w:tc>
          <w:tcPr>
            <w:tcW w:w="1164" w:type="pct"/>
            <w:noWrap/>
            <w:hideMark/>
          </w:tcPr>
          <w:p w14:paraId="5FFAE3F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3/18/2022</w:t>
            </w:r>
          </w:p>
        </w:tc>
        <w:tc>
          <w:tcPr>
            <w:tcW w:w="1883" w:type="pct"/>
            <w:noWrap/>
            <w:hideMark/>
          </w:tcPr>
          <w:p w14:paraId="37080DF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Ontario, Canada</w:t>
            </w:r>
          </w:p>
        </w:tc>
        <w:tc>
          <w:tcPr>
            <w:tcW w:w="1235" w:type="pct"/>
            <w:noWrap/>
            <w:hideMark/>
          </w:tcPr>
          <w:p w14:paraId="4B0D708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w:t>
            </w:r>
          </w:p>
        </w:tc>
      </w:tr>
      <w:tr w:rsidR="006A19A4" w:rsidRPr="006A19A4" w14:paraId="6709DDD1" w14:textId="77777777" w:rsidTr="006A19A4">
        <w:trPr>
          <w:trHeight w:val="300"/>
        </w:trPr>
        <w:tc>
          <w:tcPr>
            <w:tcW w:w="718" w:type="pct"/>
            <w:noWrap/>
            <w:hideMark/>
          </w:tcPr>
          <w:p w14:paraId="54EFD37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Texas</w:t>
            </w:r>
          </w:p>
        </w:tc>
        <w:tc>
          <w:tcPr>
            <w:tcW w:w="1164" w:type="pct"/>
            <w:noWrap/>
            <w:hideMark/>
          </w:tcPr>
          <w:p w14:paraId="0F8F9A4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3/18/2022</w:t>
            </w:r>
          </w:p>
        </w:tc>
        <w:tc>
          <w:tcPr>
            <w:tcW w:w="1883" w:type="pct"/>
            <w:noWrap/>
            <w:hideMark/>
          </w:tcPr>
          <w:p w14:paraId="131F464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Prince Edward Island, Canada</w:t>
            </w:r>
          </w:p>
        </w:tc>
        <w:tc>
          <w:tcPr>
            <w:tcW w:w="1235" w:type="pct"/>
            <w:noWrap/>
            <w:hideMark/>
          </w:tcPr>
          <w:p w14:paraId="31D8D90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w:t>
            </w:r>
          </w:p>
        </w:tc>
      </w:tr>
      <w:tr w:rsidR="006A19A4" w:rsidRPr="006A19A4" w14:paraId="1F09D089" w14:textId="77777777" w:rsidTr="006A19A4">
        <w:trPr>
          <w:trHeight w:val="300"/>
        </w:trPr>
        <w:tc>
          <w:tcPr>
            <w:tcW w:w="718" w:type="pct"/>
            <w:noWrap/>
            <w:hideMark/>
          </w:tcPr>
          <w:p w14:paraId="008F8EB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Texas</w:t>
            </w:r>
          </w:p>
        </w:tc>
        <w:tc>
          <w:tcPr>
            <w:tcW w:w="1164" w:type="pct"/>
            <w:noWrap/>
            <w:hideMark/>
          </w:tcPr>
          <w:p w14:paraId="1E61E82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3/18/2022</w:t>
            </w:r>
          </w:p>
        </w:tc>
        <w:tc>
          <w:tcPr>
            <w:tcW w:w="1883" w:type="pct"/>
            <w:noWrap/>
            <w:hideMark/>
          </w:tcPr>
          <w:p w14:paraId="2D130CF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South Dakota, United States of America</w:t>
            </w:r>
          </w:p>
        </w:tc>
        <w:tc>
          <w:tcPr>
            <w:tcW w:w="1235" w:type="pct"/>
            <w:noWrap/>
            <w:hideMark/>
          </w:tcPr>
          <w:p w14:paraId="4EE4151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243EB844" w14:textId="77777777" w:rsidTr="006A19A4">
        <w:trPr>
          <w:trHeight w:val="300"/>
        </w:trPr>
        <w:tc>
          <w:tcPr>
            <w:tcW w:w="718" w:type="pct"/>
            <w:noWrap/>
            <w:hideMark/>
          </w:tcPr>
          <w:p w14:paraId="5691EA5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Texas</w:t>
            </w:r>
          </w:p>
        </w:tc>
        <w:tc>
          <w:tcPr>
            <w:tcW w:w="1164" w:type="pct"/>
            <w:noWrap/>
            <w:hideMark/>
          </w:tcPr>
          <w:p w14:paraId="36D7EBE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3/18/2022</w:t>
            </w:r>
          </w:p>
        </w:tc>
        <w:tc>
          <w:tcPr>
            <w:tcW w:w="1883" w:type="pct"/>
            <w:noWrap/>
            <w:hideMark/>
          </w:tcPr>
          <w:p w14:paraId="14814CF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Tennessee, United States of America</w:t>
            </w:r>
          </w:p>
        </w:tc>
        <w:tc>
          <w:tcPr>
            <w:tcW w:w="1235" w:type="pct"/>
            <w:noWrap/>
            <w:hideMark/>
          </w:tcPr>
          <w:p w14:paraId="3F726FF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574173BB" w14:textId="77777777" w:rsidTr="006A19A4">
        <w:trPr>
          <w:trHeight w:val="300"/>
        </w:trPr>
        <w:tc>
          <w:tcPr>
            <w:tcW w:w="718" w:type="pct"/>
            <w:noWrap/>
            <w:hideMark/>
          </w:tcPr>
          <w:p w14:paraId="152FD88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Texas</w:t>
            </w:r>
          </w:p>
        </w:tc>
        <w:tc>
          <w:tcPr>
            <w:tcW w:w="1164" w:type="pct"/>
            <w:noWrap/>
            <w:hideMark/>
          </w:tcPr>
          <w:p w14:paraId="6791917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3/18/2022</w:t>
            </w:r>
          </w:p>
        </w:tc>
        <w:tc>
          <w:tcPr>
            <w:tcW w:w="1883" w:type="pct"/>
            <w:noWrap/>
            <w:hideMark/>
          </w:tcPr>
          <w:p w14:paraId="56879DA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Wisconsin, United States of America</w:t>
            </w:r>
          </w:p>
        </w:tc>
        <w:tc>
          <w:tcPr>
            <w:tcW w:w="1235" w:type="pct"/>
            <w:noWrap/>
            <w:hideMark/>
          </w:tcPr>
          <w:p w14:paraId="2BB8452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472E72D7" w14:textId="77777777" w:rsidTr="006A19A4">
        <w:trPr>
          <w:trHeight w:val="300"/>
        </w:trPr>
        <w:tc>
          <w:tcPr>
            <w:tcW w:w="718" w:type="pct"/>
            <w:noWrap/>
            <w:hideMark/>
          </w:tcPr>
          <w:p w14:paraId="0501BE3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Colorado</w:t>
            </w:r>
          </w:p>
        </w:tc>
        <w:tc>
          <w:tcPr>
            <w:tcW w:w="1164" w:type="pct"/>
            <w:noWrap/>
            <w:hideMark/>
          </w:tcPr>
          <w:p w14:paraId="2EEB832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1C12241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Alabama, United States of America</w:t>
            </w:r>
          </w:p>
        </w:tc>
        <w:tc>
          <w:tcPr>
            <w:tcW w:w="1235" w:type="pct"/>
            <w:noWrap/>
            <w:hideMark/>
          </w:tcPr>
          <w:p w14:paraId="7F003CE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47B15429" w14:textId="77777777" w:rsidTr="006A19A4">
        <w:trPr>
          <w:trHeight w:val="300"/>
        </w:trPr>
        <w:tc>
          <w:tcPr>
            <w:tcW w:w="718" w:type="pct"/>
            <w:noWrap/>
            <w:hideMark/>
          </w:tcPr>
          <w:p w14:paraId="5BF8900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Pennsylvania</w:t>
            </w:r>
          </w:p>
        </w:tc>
        <w:tc>
          <w:tcPr>
            <w:tcW w:w="1164" w:type="pct"/>
            <w:noWrap/>
            <w:hideMark/>
          </w:tcPr>
          <w:p w14:paraId="69BA21E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24B4629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Alabama, United States of America</w:t>
            </w:r>
          </w:p>
        </w:tc>
        <w:tc>
          <w:tcPr>
            <w:tcW w:w="1235" w:type="pct"/>
            <w:noWrap/>
            <w:hideMark/>
          </w:tcPr>
          <w:p w14:paraId="3736ADA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43510324" w14:textId="77777777" w:rsidTr="006A19A4">
        <w:trPr>
          <w:trHeight w:val="300"/>
        </w:trPr>
        <w:tc>
          <w:tcPr>
            <w:tcW w:w="718" w:type="pct"/>
            <w:noWrap/>
            <w:hideMark/>
          </w:tcPr>
          <w:p w14:paraId="78F676F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Colorado</w:t>
            </w:r>
          </w:p>
        </w:tc>
        <w:tc>
          <w:tcPr>
            <w:tcW w:w="1164" w:type="pct"/>
            <w:noWrap/>
            <w:hideMark/>
          </w:tcPr>
          <w:p w14:paraId="223EEC4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62FB0DB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Astrakhan', Russia</w:t>
            </w:r>
          </w:p>
        </w:tc>
        <w:tc>
          <w:tcPr>
            <w:tcW w:w="1235" w:type="pct"/>
            <w:noWrap/>
            <w:hideMark/>
          </w:tcPr>
          <w:p w14:paraId="544A594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707310C1" w14:textId="77777777" w:rsidTr="006A19A4">
        <w:trPr>
          <w:trHeight w:val="300"/>
        </w:trPr>
        <w:tc>
          <w:tcPr>
            <w:tcW w:w="718" w:type="pct"/>
            <w:noWrap/>
            <w:hideMark/>
          </w:tcPr>
          <w:p w14:paraId="15F254F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Colorado</w:t>
            </w:r>
          </w:p>
        </w:tc>
        <w:tc>
          <w:tcPr>
            <w:tcW w:w="1164" w:type="pct"/>
            <w:noWrap/>
            <w:hideMark/>
          </w:tcPr>
          <w:p w14:paraId="0CB18BB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124A20C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Connecticut, United States of America</w:t>
            </w:r>
          </w:p>
        </w:tc>
        <w:tc>
          <w:tcPr>
            <w:tcW w:w="1235" w:type="pct"/>
            <w:noWrap/>
            <w:hideMark/>
          </w:tcPr>
          <w:p w14:paraId="40D96E8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6DF1BE71" w14:textId="77777777" w:rsidTr="006A19A4">
        <w:trPr>
          <w:trHeight w:val="300"/>
        </w:trPr>
        <w:tc>
          <w:tcPr>
            <w:tcW w:w="718" w:type="pct"/>
            <w:noWrap/>
            <w:hideMark/>
          </w:tcPr>
          <w:p w14:paraId="0956ADC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Pennsylvania</w:t>
            </w:r>
          </w:p>
        </w:tc>
        <w:tc>
          <w:tcPr>
            <w:tcW w:w="1164" w:type="pct"/>
            <w:noWrap/>
            <w:hideMark/>
          </w:tcPr>
          <w:p w14:paraId="5D559A4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380BD68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Connecticut, United States of America</w:t>
            </w:r>
          </w:p>
        </w:tc>
        <w:tc>
          <w:tcPr>
            <w:tcW w:w="1235" w:type="pct"/>
            <w:noWrap/>
            <w:hideMark/>
          </w:tcPr>
          <w:p w14:paraId="3932D3B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77E4EBC1" w14:textId="77777777" w:rsidTr="006A19A4">
        <w:trPr>
          <w:trHeight w:val="300"/>
        </w:trPr>
        <w:tc>
          <w:tcPr>
            <w:tcW w:w="718" w:type="pct"/>
            <w:noWrap/>
            <w:hideMark/>
          </w:tcPr>
          <w:p w14:paraId="6E23EB8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Colorado</w:t>
            </w:r>
          </w:p>
        </w:tc>
        <w:tc>
          <w:tcPr>
            <w:tcW w:w="1164" w:type="pct"/>
            <w:noWrap/>
            <w:hideMark/>
          </w:tcPr>
          <w:p w14:paraId="730EE12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1CE1341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 United States of America</w:t>
            </w:r>
          </w:p>
        </w:tc>
        <w:tc>
          <w:tcPr>
            <w:tcW w:w="1235" w:type="pct"/>
            <w:noWrap/>
            <w:hideMark/>
          </w:tcPr>
          <w:p w14:paraId="06975D5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6F067AB0" w14:textId="77777777" w:rsidTr="006A19A4">
        <w:trPr>
          <w:trHeight w:val="300"/>
        </w:trPr>
        <w:tc>
          <w:tcPr>
            <w:tcW w:w="718" w:type="pct"/>
            <w:noWrap/>
            <w:hideMark/>
          </w:tcPr>
          <w:p w14:paraId="243555C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Pennsylvania</w:t>
            </w:r>
          </w:p>
        </w:tc>
        <w:tc>
          <w:tcPr>
            <w:tcW w:w="1164" w:type="pct"/>
            <w:noWrap/>
            <w:hideMark/>
          </w:tcPr>
          <w:p w14:paraId="2D29A21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313B450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 United States of America</w:t>
            </w:r>
          </w:p>
        </w:tc>
        <w:tc>
          <w:tcPr>
            <w:tcW w:w="1235" w:type="pct"/>
            <w:noWrap/>
            <w:hideMark/>
          </w:tcPr>
          <w:p w14:paraId="49D4427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7AF43BDB" w14:textId="77777777" w:rsidTr="006A19A4">
        <w:trPr>
          <w:trHeight w:val="300"/>
        </w:trPr>
        <w:tc>
          <w:tcPr>
            <w:tcW w:w="718" w:type="pct"/>
            <w:noWrap/>
            <w:hideMark/>
          </w:tcPr>
          <w:p w14:paraId="669D994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Colorado</w:t>
            </w:r>
          </w:p>
        </w:tc>
        <w:tc>
          <w:tcPr>
            <w:tcW w:w="1164" w:type="pct"/>
            <w:noWrap/>
            <w:hideMark/>
          </w:tcPr>
          <w:p w14:paraId="470D8BC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6DB78B4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Florida, United States of America</w:t>
            </w:r>
          </w:p>
        </w:tc>
        <w:tc>
          <w:tcPr>
            <w:tcW w:w="1235" w:type="pct"/>
            <w:noWrap/>
            <w:hideMark/>
          </w:tcPr>
          <w:p w14:paraId="35683CE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1125AB33" w14:textId="77777777" w:rsidTr="006A19A4">
        <w:trPr>
          <w:trHeight w:val="300"/>
        </w:trPr>
        <w:tc>
          <w:tcPr>
            <w:tcW w:w="718" w:type="pct"/>
            <w:noWrap/>
            <w:hideMark/>
          </w:tcPr>
          <w:p w14:paraId="06A942A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Pennsylvania</w:t>
            </w:r>
          </w:p>
        </w:tc>
        <w:tc>
          <w:tcPr>
            <w:tcW w:w="1164" w:type="pct"/>
            <w:noWrap/>
            <w:hideMark/>
          </w:tcPr>
          <w:p w14:paraId="266E274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6AE5B43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Florida, United States of America</w:t>
            </w:r>
          </w:p>
        </w:tc>
        <w:tc>
          <w:tcPr>
            <w:tcW w:w="1235" w:type="pct"/>
            <w:noWrap/>
            <w:hideMark/>
          </w:tcPr>
          <w:p w14:paraId="0940AC7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69FB6092" w14:textId="77777777" w:rsidTr="006A19A4">
        <w:trPr>
          <w:trHeight w:val="300"/>
        </w:trPr>
        <w:tc>
          <w:tcPr>
            <w:tcW w:w="718" w:type="pct"/>
            <w:noWrap/>
            <w:hideMark/>
          </w:tcPr>
          <w:p w14:paraId="6D25861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Colorado</w:t>
            </w:r>
          </w:p>
        </w:tc>
        <w:tc>
          <w:tcPr>
            <w:tcW w:w="1164" w:type="pct"/>
            <w:noWrap/>
            <w:hideMark/>
          </w:tcPr>
          <w:p w14:paraId="5394F90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1522DDC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Hokkaido, Japan</w:t>
            </w:r>
          </w:p>
        </w:tc>
        <w:tc>
          <w:tcPr>
            <w:tcW w:w="1235" w:type="pct"/>
            <w:noWrap/>
            <w:hideMark/>
          </w:tcPr>
          <w:p w14:paraId="75A22F3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w:t>
            </w:r>
          </w:p>
        </w:tc>
      </w:tr>
      <w:tr w:rsidR="006A19A4" w:rsidRPr="006A19A4" w14:paraId="48211803" w14:textId="77777777" w:rsidTr="006A19A4">
        <w:trPr>
          <w:trHeight w:val="300"/>
        </w:trPr>
        <w:tc>
          <w:tcPr>
            <w:tcW w:w="718" w:type="pct"/>
            <w:noWrap/>
            <w:hideMark/>
          </w:tcPr>
          <w:p w14:paraId="6BB4B56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Colorado</w:t>
            </w:r>
          </w:p>
        </w:tc>
        <w:tc>
          <w:tcPr>
            <w:tcW w:w="1164" w:type="pct"/>
            <w:noWrap/>
            <w:hideMark/>
          </w:tcPr>
          <w:p w14:paraId="0EA00DA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2D37B1D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Illinois, United States of America</w:t>
            </w:r>
          </w:p>
        </w:tc>
        <w:tc>
          <w:tcPr>
            <w:tcW w:w="1235" w:type="pct"/>
            <w:noWrap/>
            <w:hideMark/>
          </w:tcPr>
          <w:p w14:paraId="4CADF1C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009F4CD7" w14:textId="77777777" w:rsidTr="006A19A4">
        <w:trPr>
          <w:trHeight w:val="300"/>
        </w:trPr>
        <w:tc>
          <w:tcPr>
            <w:tcW w:w="718" w:type="pct"/>
            <w:noWrap/>
            <w:hideMark/>
          </w:tcPr>
          <w:p w14:paraId="38A3183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Pennsylvania</w:t>
            </w:r>
          </w:p>
        </w:tc>
        <w:tc>
          <w:tcPr>
            <w:tcW w:w="1164" w:type="pct"/>
            <w:noWrap/>
            <w:hideMark/>
          </w:tcPr>
          <w:p w14:paraId="63E3AEE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30B96FA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Illinois, United States of America</w:t>
            </w:r>
          </w:p>
        </w:tc>
        <w:tc>
          <w:tcPr>
            <w:tcW w:w="1235" w:type="pct"/>
            <w:noWrap/>
            <w:hideMark/>
          </w:tcPr>
          <w:p w14:paraId="54FCC85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5D65E619" w14:textId="77777777" w:rsidTr="006A19A4">
        <w:trPr>
          <w:trHeight w:val="300"/>
        </w:trPr>
        <w:tc>
          <w:tcPr>
            <w:tcW w:w="718" w:type="pct"/>
            <w:noWrap/>
            <w:hideMark/>
          </w:tcPr>
          <w:p w14:paraId="7A53784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lastRenderedPageBreak/>
              <w:t>Colorado</w:t>
            </w:r>
          </w:p>
        </w:tc>
        <w:tc>
          <w:tcPr>
            <w:tcW w:w="1164" w:type="pct"/>
            <w:noWrap/>
            <w:hideMark/>
          </w:tcPr>
          <w:p w14:paraId="6F3ACB2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3D91ABB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Indiana, United States of America</w:t>
            </w:r>
          </w:p>
        </w:tc>
        <w:tc>
          <w:tcPr>
            <w:tcW w:w="1235" w:type="pct"/>
            <w:noWrap/>
            <w:hideMark/>
          </w:tcPr>
          <w:p w14:paraId="18750C4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40EAD5C2" w14:textId="77777777" w:rsidTr="006A19A4">
        <w:trPr>
          <w:trHeight w:val="300"/>
        </w:trPr>
        <w:tc>
          <w:tcPr>
            <w:tcW w:w="718" w:type="pct"/>
            <w:noWrap/>
            <w:hideMark/>
          </w:tcPr>
          <w:p w14:paraId="29393E2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Pennsylvania</w:t>
            </w:r>
          </w:p>
        </w:tc>
        <w:tc>
          <w:tcPr>
            <w:tcW w:w="1164" w:type="pct"/>
            <w:noWrap/>
            <w:hideMark/>
          </w:tcPr>
          <w:p w14:paraId="1412155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14C8924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Indiana, United States of America</w:t>
            </w:r>
          </w:p>
        </w:tc>
        <w:tc>
          <w:tcPr>
            <w:tcW w:w="1235" w:type="pct"/>
            <w:noWrap/>
            <w:hideMark/>
          </w:tcPr>
          <w:p w14:paraId="6DA07D1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1A13C89B" w14:textId="77777777" w:rsidTr="006A19A4">
        <w:trPr>
          <w:trHeight w:val="300"/>
        </w:trPr>
        <w:tc>
          <w:tcPr>
            <w:tcW w:w="718" w:type="pct"/>
            <w:noWrap/>
            <w:hideMark/>
          </w:tcPr>
          <w:p w14:paraId="0C17529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Colorado</w:t>
            </w:r>
          </w:p>
        </w:tc>
        <w:tc>
          <w:tcPr>
            <w:tcW w:w="1164" w:type="pct"/>
            <w:noWrap/>
            <w:hideMark/>
          </w:tcPr>
          <w:p w14:paraId="75C7250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73E502D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Iowa, United States of America</w:t>
            </w:r>
          </w:p>
        </w:tc>
        <w:tc>
          <w:tcPr>
            <w:tcW w:w="1235" w:type="pct"/>
            <w:noWrap/>
            <w:hideMark/>
          </w:tcPr>
          <w:p w14:paraId="33A9F47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w:t>
            </w:r>
          </w:p>
        </w:tc>
      </w:tr>
      <w:tr w:rsidR="006A19A4" w:rsidRPr="006A19A4" w14:paraId="55371991" w14:textId="77777777" w:rsidTr="006A19A4">
        <w:trPr>
          <w:trHeight w:val="300"/>
        </w:trPr>
        <w:tc>
          <w:tcPr>
            <w:tcW w:w="718" w:type="pct"/>
            <w:noWrap/>
            <w:hideMark/>
          </w:tcPr>
          <w:p w14:paraId="04039A3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Pennsylvania</w:t>
            </w:r>
          </w:p>
        </w:tc>
        <w:tc>
          <w:tcPr>
            <w:tcW w:w="1164" w:type="pct"/>
            <w:noWrap/>
            <w:hideMark/>
          </w:tcPr>
          <w:p w14:paraId="193FAA1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3A6BF43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Iowa, United States of America</w:t>
            </w:r>
          </w:p>
        </w:tc>
        <w:tc>
          <w:tcPr>
            <w:tcW w:w="1235" w:type="pct"/>
            <w:noWrap/>
            <w:hideMark/>
          </w:tcPr>
          <w:p w14:paraId="5A85AC7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w:t>
            </w:r>
          </w:p>
        </w:tc>
      </w:tr>
      <w:tr w:rsidR="006A19A4" w:rsidRPr="006A19A4" w14:paraId="0FD8EFDF" w14:textId="77777777" w:rsidTr="006A19A4">
        <w:trPr>
          <w:trHeight w:val="300"/>
        </w:trPr>
        <w:tc>
          <w:tcPr>
            <w:tcW w:w="718" w:type="pct"/>
            <w:noWrap/>
            <w:hideMark/>
          </w:tcPr>
          <w:p w14:paraId="3DDCA79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Colorado</w:t>
            </w:r>
          </w:p>
        </w:tc>
        <w:tc>
          <w:tcPr>
            <w:tcW w:w="1164" w:type="pct"/>
            <w:noWrap/>
            <w:hideMark/>
          </w:tcPr>
          <w:p w14:paraId="551541F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2B91585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Iwate, Japan</w:t>
            </w:r>
          </w:p>
        </w:tc>
        <w:tc>
          <w:tcPr>
            <w:tcW w:w="1235" w:type="pct"/>
            <w:noWrap/>
            <w:hideMark/>
          </w:tcPr>
          <w:p w14:paraId="01F785E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w:t>
            </w:r>
          </w:p>
        </w:tc>
      </w:tr>
      <w:tr w:rsidR="006A19A4" w:rsidRPr="006A19A4" w14:paraId="0760E405" w14:textId="77777777" w:rsidTr="006A19A4">
        <w:trPr>
          <w:trHeight w:val="300"/>
        </w:trPr>
        <w:tc>
          <w:tcPr>
            <w:tcW w:w="718" w:type="pct"/>
            <w:noWrap/>
            <w:hideMark/>
          </w:tcPr>
          <w:p w14:paraId="107708A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Colorado</w:t>
            </w:r>
          </w:p>
        </w:tc>
        <w:tc>
          <w:tcPr>
            <w:tcW w:w="1164" w:type="pct"/>
            <w:noWrap/>
            <w:hideMark/>
          </w:tcPr>
          <w:p w14:paraId="4193692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4F34B98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Kansas, United States of America</w:t>
            </w:r>
          </w:p>
        </w:tc>
        <w:tc>
          <w:tcPr>
            <w:tcW w:w="1235" w:type="pct"/>
            <w:noWrap/>
            <w:hideMark/>
          </w:tcPr>
          <w:p w14:paraId="34BE662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11</w:t>
            </w:r>
          </w:p>
        </w:tc>
      </w:tr>
      <w:tr w:rsidR="006A19A4" w:rsidRPr="006A19A4" w14:paraId="2A68D98C" w14:textId="77777777" w:rsidTr="006A19A4">
        <w:trPr>
          <w:trHeight w:val="300"/>
        </w:trPr>
        <w:tc>
          <w:tcPr>
            <w:tcW w:w="718" w:type="pct"/>
            <w:noWrap/>
            <w:hideMark/>
          </w:tcPr>
          <w:p w14:paraId="2B185A1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Pennsylvania</w:t>
            </w:r>
          </w:p>
        </w:tc>
        <w:tc>
          <w:tcPr>
            <w:tcW w:w="1164" w:type="pct"/>
            <w:noWrap/>
            <w:hideMark/>
          </w:tcPr>
          <w:p w14:paraId="6045597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5F85B85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Kansas, United States of America</w:t>
            </w:r>
          </w:p>
        </w:tc>
        <w:tc>
          <w:tcPr>
            <w:tcW w:w="1235" w:type="pct"/>
            <w:noWrap/>
            <w:hideMark/>
          </w:tcPr>
          <w:p w14:paraId="27FCDAF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11</w:t>
            </w:r>
          </w:p>
        </w:tc>
      </w:tr>
      <w:tr w:rsidR="006A19A4" w:rsidRPr="006A19A4" w14:paraId="074827A1" w14:textId="77777777" w:rsidTr="006A19A4">
        <w:trPr>
          <w:trHeight w:val="300"/>
        </w:trPr>
        <w:tc>
          <w:tcPr>
            <w:tcW w:w="718" w:type="pct"/>
            <w:noWrap/>
            <w:hideMark/>
          </w:tcPr>
          <w:p w14:paraId="136EA2F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Colorado</w:t>
            </w:r>
          </w:p>
        </w:tc>
        <w:tc>
          <w:tcPr>
            <w:tcW w:w="1164" w:type="pct"/>
            <w:noWrap/>
            <w:hideMark/>
          </w:tcPr>
          <w:p w14:paraId="166E555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21CCB74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Maine, United States of America</w:t>
            </w:r>
          </w:p>
        </w:tc>
        <w:tc>
          <w:tcPr>
            <w:tcW w:w="1235" w:type="pct"/>
            <w:noWrap/>
            <w:hideMark/>
          </w:tcPr>
          <w:p w14:paraId="459F31D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17</w:t>
            </w:r>
          </w:p>
        </w:tc>
      </w:tr>
      <w:tr w:rsidR="006A19A4" w:rsidRPr="006A19A4" w14:paraId="1EDB002F" w14:textId="77777777" w:rsidTr="006A19A4">
        <w:trPr>
          <w:trHeight w:val="300"/>
        </w:trPr>
        <w:tc>
          <w:tcPr>
            <w:tcW w:w="718" w:type="pct"/>
            <w:noWrap/>
            <w:hideMark/>
          </w:tcPr>
          <w:p w14:paraId="7624FE2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Pennsylvania</w:t>
            </w:r>
          </w:p>
        </w:tc>
        <w:tc>
          <w:tcPr>
            <w:tcW w:w="1164" w:type="pct"/>
            <w:noWrap/>
            <w:hideMark/>
          </w:tcPr>
          <w:p w14:paraId="04367CD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395F8B1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Maine, United States of America</w:t>
            </w:r>
          </w:p>
        </w:tc>
        <w:tc>
          <w:tcPr>
            <w:tcW w:w="1235" w:type="pct"/>
            <w:noWrap/>
            <w:hideMark/>
          </w:tcPr>
          <w:p w14:paraId="21679C1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17</w:t>
            </w:r>
          </w:p>
        </w:tc>
      </w:tr>
      <w:tr w:rsidR="006A19A4" w:rsidRPr="006A19A4" w14:paraId="430C5EFA" w14:textId="77777777" w:rsidTr="006A19A4">
        <w:trPr>
          <w:trHeight w:val="300"/>
        </w:trPr>
        <w:tc>
          <w:tcPr>
            <w:tcW w:w="718" w:type="pct"/>
            <w:noWrap/>
            <w:hideMark/>
          </w:tcPr>
          <w:p w14:paraId="52A2D3E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Colorado</w:t>
            </w:r>
          </w:p>
        </w:tc>
        <w:tc>
          <w:tcPr>
            <w:tcW w:w="1164" w:type="pct"/>
            <w:noWrap/>
            <w:hideMark/>
          </w:tcPr>
          <w:p w14:paraId="4BA8340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0EE1256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Maryland, United States of America</w:t>
            </w:r>
          </w:p>
        </w:tc>
        <w:tc>
          <w:tcPr>
            <w:tcW w:w="1235" w:type="pct"/>
            <w:noWrap/>
            <w:hideMark/>
          </w:tcPr>
          <w:p w14:paraId="6E65662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11</w:t>
            </w:r>
          </w:p>
        </w:tc>
      </w:tr>
      <w:tr w:rsidR="006A19A4" w:rsidRPr="006A19A4" w14:paraId="133ABB05" w14:textId="77777777" w:rsidTr="006A19A4">
        <w:trPr>
          <w:trHeight w:val="300"/>
        </w:trPr>
        <w:tc>
          <w:tcPr>
            <w:tcW w:w="718" w:type="pct"/>
            <w:noWrap/>
            <w:hideMark/>
          </w:tcPr>
          <w:p w14:paraId="4CA465E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Pennsylvania</w:t>
            </w:r>
          </w:p>
        </w:tc>
        <w:tc>
          <w:tcPr>
            <w:tcW w:w="1164" w:type="pct"/>
            <w:noWrap/>
            <w:hideMark/>
          </w:tcPr>
          <w:p w14:paraId="59E5200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460AD50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Maryland, United States of America</w:t>
            </w:r>
          </w:p>
        </w:tc>
        <w:tc>
          <w:tcPr>
            <w:tcW w:w="1235" w:type="pct"/>
            <w:noWrap/>
            <w:hideMark/>
          </w:tcPr>
          <w:p w14:paraId="289C677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11</w:t>
            </w:r>
          </w:p>
        </w:tc>
      </w:tr>
      <w:tr w:rsidR="006A19A4" w:rsidRPr="006A19A4" w14:paraId="1990B2B5" w14:textId="77777777" w:rsidTr="006A19A4">
        <w:trPr>
          <w:trHeight w:val="300"/>
        </w:trPr>
        <w:tc>
          <w:tcPr>
            <w:tcW w:w="718" w:type="pct"/>
            <w:noWrap/>
            <w:hideMark/>
          </w:tcPr>
          <w:p w14:paraId="4F25606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Colorado</w:t>
            </w:r>
          </w:p>
        </w:tc>
        <w:tc>
          <w:tcPr>
            <w:tcW w:w="1164" w:type="pct"/>
            <w:noWrap/>
            <w:hideMark/>
          </w:tcPr>
          <w:p w14:paraId="67F0CC2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1BD4C17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Massachusetts, United States of America</w:t>
            </w:r>
          </w:p>
        </w:tc>
        <w:tc>
          <w:tcPr>
            <w:tcW w:w="1235" w:type="pct"/>
            <w:noWrap/>
            <w:hideMark/>
          </w:tcPr>
          <w:p w14:paraId="4C0FE9F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29BDE36A" w14:textId="77777777" w:rsidTr="006A19A4">
        <w:trPr>
          <w:trHeight w:val="300"/>
        </w:trPr>
        <w:tc>
          <w:tcPr>
            <w:tcW w:w="718" w:type="pct"/>
            <w:noWrap/>
            <w:hideMark/>
          </w:tcPr>
          <w:p w14:paraId="5F247FC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Pennsylvania</w:t>
            </w:r>
          </w:p>
        </w:tc>
        <w:tc>
          <w:tcPr>
            <w:tcW w:w="1164" w:type="pct"/>
            <w:noWrap/>
            <w:hideMark/>
          </w:tcPr>
          <w:p w14:paraId="1646CDB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354E7F7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Massachusetts, United States of America</w:t>
            </w:r>
          </w:p>
        </w:tc>
        <w:tc>
          <w:tcPr>
            <w:tcW w:w="1235" w:type="pct"/>
            <w:noWrap/>
            <w:hideMark/>
          </w:tcPr>
          <w:p w14:paraId="1F7D6CA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6F8B14B0" w14:textId="77777777" w:rsidTr="006A19A4">
        <w:trPr>
          <w:trHeight w:val="300"/>
        </w:trPr>
        <w:tc>
          <w:tcPr>
            <w:tcW w:w="718" w:type="pct"/>
            <w:noWrap/>
            <w:hideMark/>
          </w:tcPr>
          <w:p w14:paraId="74CA1B7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Colorado</w:t>
            </w:r>
          </w:p>
        </w:tc>
        <w:tc>
          <w:tcPr>
            <w:tcW w:w="1164" w:type="pct"/>
            <w:noWrap/>
            <w:hideMark/>
          </w:tcPr>
          <w:p w14:paraId="088BB84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73289FB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 United States of America</w:t>
            </w:r>
          </w:p>
        </w:tc>
        <w:tc>
          <w:tcPr>
            <w:tcW w:w="1235" w:type="pct"/>
            <w:noWrap/>
            <w:hideMark/>
          </w:tcPr>
          <w:p w14:paraId="7883B38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02D48D9B" w14:textId="77777777" w:rsidTr="006A19A4">
        <w:trPr>
          <w:trHeight w:val="300"/>
        </w:trPr>
        <w:tc>
          <w:tcPr>
            <w:tcW w:w="718" w:type="pct"/>
            <w:noWrap/>
            <w:hideMark/>
          </w:tcPr>
          <w:p w14:paraId="45A58B4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Pennsylvania</w:t>
            </w:r>
          </w:p>
        </w:tc>
        <w:tc>
          <w:tcPr>
            <w:tcW w:w="1164" w:type="pct"/>
            <w:noWrap/>
            <w:hideMark/>
          </w:tcPr>
          <w:p w14:paraId="7ADC75C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769E8D4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 United States of America</w:t>
            </w:r>
          </w:p>
        </w:tc>
        <w:tc>
          <w:tcPr>
            <w:tcW w:w="1235" w:type="pct"/>
            <w:noWrap/>
            <w:hideMark/>
          </w:tcPr>
          <w:p w14:paraId="3B9FF70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4A5151DD" w14:textId="77777777" w:rsidTr="006A19A4">
        <w:trPr>
          <w:trHeight w:val="300"/>
        </w:trPr>
        <w:tc>
          <w:tcPr>
            <w:tcW w:w="718" w:type="pct"/>
            <w:noWrap/>
            <w:hideMark/>
          </w:tcPr>
          <w:p w14:paraId="2F49206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Colorado</w:t>
            </w:r>
          </w:p>
        </w:tc>
        <w:tc>
          <w:tcPr>
            <w:tcW w:w="1164" w:type="pct"/>
            <w:noWrap/>
            <w:hideMark/>
          </w:tcPr>
          <w:p w14:paraId="236D69B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377C53F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Missouri, United States of America</w:t>
            </w:r>
          </w:p>
        </w:tc>
        <w:tc>
          <w:tcPr>
            <w:tcW w:w="1235" w:type="pct"/>
            <w:noWrap/>
            <w:hideMark/>
          </w:tcPr>
          <w:p w14:paraId="37AEDC9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w:t>
            </w:r>
          </w:p>
        </w:tc>
      </w:tr>
      <w:tr w:rsidR="006A19A4" w:rsidRPr="006A19A4" w14:paraId="521217CD" w14:textId="77777777" w:rsidTr="006A19A4">
        <w:trPr>
          <w:trHeight w:val="300"/>
        </w:trPr>
        <w:tc>
          <w:tcPr>
            <w:tcW w:w="718" w:type="pct"/>
            <w:noWrap/>
            <w:hideMark/>
          </w:tcPr>
          <w:p w14:paraId="2CBE704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Pennsylvania</w:t>
            </w:r>
          </w:p>
        </w:tc>
        <w:tc>
          <w:tcPr>
            <w:tcW w:w="1164" w:type="pct"/>
            <w:noWrap/>
            <w:hideMark/>
          </w:tcPr>
          <w:p w14:paraId="20E69B0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49D634B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Missouri, United States of America</w:t>
            </w:r>
          </w:p>
        </w:tc>
        <w:tc>
          <w:tcPr>
            <w:tcW w:w="1235" w:type="pct"/>
            <w:noWrap/>
            <w:hideMark/>
          </w:tcPr>
          <w:p w14:paraId="39B0E37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w:t>
            </w:r>
          </w:p>
        </w:tc>
      </w:tr>
      <w:tr w:rsidR="006A19A4" w:rsidRPr="006A19A4" w14:paraId="426EB823" w14:textId="77777777" w:rsidTr="006A19A4">
        <w:trPr>
          <w:trHeight w:val="300"/>
        </w:trPr>
        <w:tc>
          <w:tcPr>
            <w:tcW w:w="718" w:type="pct"/>
            <w:noWrap/>
            <w:hideMark/>
          </w:tcPr>
          <w:p w14:paraId="1B2804B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Colorado</w:t>
            </w:r>
          </w:p>
        </w:tc>
        <w:tc>
          <w:tcPr>
            <w:tcW w:w="1164" w:type="pct"/>
            <w:noWrap/>
            <w:hideMark/>
          </w:tcPr>
          <w:p w14:paraId="6948BF6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26E2FE9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Nebraska, United States of America</w:t>
            </w:r>
          </w:p>
        </w:tc>
        <w:tc>
          <w:tcPr>
            <w:tcW w:w="1235" w:type="pct"/>
            <w:noWrap/>
            <w:hideMark/>
          </w:tcPr>
          <w:p w14:paraId="6D4D1D6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5E76C06F" w14:textId="77777777" w:rsidTr="006A19A4">
        <w:trPr>
          <w:trHeight w:val="300"/>
        </w:trPr>
        <w:tc>
          <w:tcPr>
            <w:tcW w:w="718" w:type="pct"/>
            <w:noWrap/>
            <w:hideMark/>
          </w:tcPr>
          <w:p w14:paraId="2C9AF2F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Pennsylvania</w:t>
            </w:r>
          </w:p>
        </w:tc>
        <w:tc>
          <w:tcPr>
            <w:tcW w:w="1164" w:type="pct"/>
            <w:noWrap/>
            <w:hideMark/>
          </w:tcPr>
          <w:p w14:paraId="4F67451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47D37ED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Nebraska, United States of America</w:t>
            </w:r>
          </w:p>
        </w:tc>
        <w:tc>
          <w:tcPr>
            <w:tcW w:w="1235" w:type="pct"/>
            <w:noWrap/>
            <w:hideMark/>
          </w:tcPr>
          <w:p w14:paraId="17B6E4D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4EADA939" w14:textId="77777777" w:rsidTr="006A19A4">
        <w:trPr>
          <w:trHeight w:val="300"/>
        </w:trPr>
        <w:tc>
          <w:tcPr>
            <w:tcW w:w="718" w:type="pct"/>
            <w:noWrap/>
            <w:hideMark/>
          </w:tcPr>
          <w:p w14:paraId="0CC14D7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Colorado</w:t>
            </w:r>
          </w:p>
        </w:tc>
        <w:tc>
          <w:tcPr>
            <w:tcW w:w="1164" w:type="pct"/>
            <w:noWrap/>
            <w:hideMark/>
          </w:tcPr>
          <w:p w14:paraId="6EC5EB0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39D7589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Brunswick, Canada</w:t>
            </w:r>
          </w:p>
        </w:tc>
        <w:tc>
          <w:tcPr>
            <w:tcW w:w="1235" w:type="pct"/>
            <w:noWrap/>
            <w:hideMark/>
          </w:tcPr>
          <w:p w14:paraId="156E974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35</w:t>
            </w:r>
          </w:p>
        </w:tc>
      </w:tr>
      <w:tr w:rsidR="006A19A4" w:rsidRPr="006A19A4" w14:paraId="0ED52702" w14:textId="77777777" w:rsidTr="006A19A4">
        <w:trPr>
          <w:trHeight w:val="300"/>
        </w:trPr>
        <w:tc>
          <w:tcPr>
            <w:tcW w:w="718" w:type="pct"/>
            <w:noWrap/>
            <w:hideMark/>
          </w:tcPr>
          <w:p w14:paraId="7741DF4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Pennsylvania</w:t>
            </w:r>
          </w:p>
        </w:tc>
        <w:tc>
          <w:tcPr>
            <w:tcW w:w="1164" w:type="pct"/>
            <w:noWrap/>
            <w:hideMark/>
          </w:tcPr>
          <w:p w14:paraId="351F6C0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11801C1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Brunswick, Canada</w:t>
            </w:r>
          </w:p>
        </w:tc>
        <w:tc>
          <w:tcPr>
            <w:tcW w:w="1235" w:type="pct"/>
            <w:noWrap/>
            <w:hideMark/>
          </w:tcPr>
          <w:p w14:paraId="7AC2662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35</w:t>
            </w:r>
          </w:p>
        </w:tc>
      </w:tr>
      <w:tr w:rsidR="006A19A4" w:rsidRPr="006A19A4" w14:paraId="1C8E3725" w14:textId="77777777" w:rsidTr="006A19A4">
        <w:trPr>
          <w:trHeight w:val="300"/>
        </w:trPr>
        <w:tc>
          <w:tcPr>
            <w:tcW w:w="718" w:type="pct"/>
            <w:noWrap/>
            <w:hideMark/>
          </w:tcPr>
          <w:p w14:paraId="2246268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Colorado</w:t>
            </w:r>
          </w:p>
        </w:tc>
        <w:tc>
          <w:tcPr>
            <w:tcW w:w="1164" w:type="pct"/>
            <w:noWrap/>
            <w:hideMark/>
          </w:tcPr>
          <w:p w14:paraId="7842039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1790377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Hampshire, United States of America</w:t>
            </w:r>
          </w:p>
        </w:tc>
        <w:tc>
          <w:tcPr>
            <w:tcW w:w="1235" w:type="pct"/>
            <w:noWrap/>
            <w:hideMark/>
          </w:tcPr>
          <w:p w14:paraId="12AD471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361D87BF" w14:textId="77777777" w:rsidTr="006A19A4">
        <w:trPr>
          <w:trHeight w:val="300"/>
        </w:trPr>
        <w:tc>
          <w:tcPr>
            <w:tcW w:w="718" w:type="pct"/>
            <w:noWrap/>
            <w:hideMark/>
          </w:tcPr>
          <w:p w14:paraId="16E659D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Pennsylvania</w:t>
            </w:r>
          </w:p>
        </w:tc>
        <w:tc>
          <w:tcPr>
            <w:tcW w:w="1164" w:type="pct"/>
            <w:noWrap/>
            <w:hideMark/>
          </w:tcPr>
          <w:p w14:paraId="1E1146F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17DBBAD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Hampshire, United States of America</w:t>
            </w:r>
          </w:p>
        </w:tc>
        <w:tc>
          <w:tcPr>
            <w:tcW w:w="1235" w:type="pct"/>
            <w:noWrap/>
            <w:hideMark/>
          </w:tcPr>
          <w:p w14:paraId="639A6B9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7B0766F2" w14:textId="77777777" w:rsidTr="006A19A4">
        <w:trPr>
          <w:trHeight w:val="300"/>
        </w:trPr>
        <w:tc>
          <w:tcPr>
            <w:tcW w:w="718" w:type="pct"/>
            <w:noWrap/>
            <w:hideMark/>
          </w:tcPr>
          <w:p w14:paraId="25ED7DB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Colorado</w:t>
            </w:r>
          </w:p>
        </w:tc>
        <w:tc>
          <w:tcPr>
            <w:tcW w:w="1164" w:type="pct"/>
            <w:noWrap/>
            <w:hideMark/>
          </w:tcPr>
          <w:p w14:paraId="22FC61F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474833E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 United States of America</w:t>
            </w:r>
          </w:p>
        </w:tc>
        <w:tc>
          <w:tcPr>
            <w:tcW w:w="1235" w:type="pct"/>
            <w:noWrap/>
            <w:hideMark/>
          </w:tcPr>
          <w:p w14:paraId="37FCDF1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5137E794" w14:textId="77777777" w:rsidTr="006A19A4">
        <w:trPr>
          <w:trHeight w:val="300"/>
        </w:trPr>
        <w:tc>
          <w:tcPr>
            <w:tcW w:w="718" w:type="pct"/>
            <w:noWrap/>
            <w:hideMark/>
          </w:tcPr>
          <w:p w14:paraId="660539D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Pennsylvania</w:t>
            </w:r>
          </w:p>
        </w:tc>
        <w:tc>
          <w:tcPr>
            <w:tcW w:w="1164" w:type="pct"/>
            <w:noWrap/>
            <w:hideMark/>
          </w:tcPr>
          <w:p w14:paraId="7188C48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26E907B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 United States of America</w:t>
            </w:r>
          </w:p>
        </w:tc>
        <w:tc>
          <w:tcPr>
            <w:tcW w:w="1235" w:type="pct"/>
            <w:noWrap/>
            <w:hideMark/>
          </w:tcPr>
          <w:p w14:paraId="54DA2E8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1F9AD966" w14:textId="77777777" w:rsidTr="006A19A4">
        <w:trPr>
          <w:trHeight w:val="300"/>
        </w:trPr>
        <w:tc>
          <w:tcPr>
            <w:tcW w:w="718" w:type="pct"/>
            <w:noWrap/>
            <w:hideMark/>
          </w:tcPr>
          <w:p w14:paraId="68BC003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Colorado</w:t>
            </w:r>
          </w:p>
        </w:tc>
        <w:tc>
          <w:tcPr>
            <w:tcW w:w="1164" w:type="pct"/>
            <w:noWrap/>
            <w:hideMark/>
          </w:tcPr>
          <w:p w14:paraId="0F621E7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4236BFA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 United States of America</w:t>
            </w:r>
          </w:p>
        </w:tc>
        <w:tc>
          <w:tcPr>
            <w:tcW w:w="1235" w:type="pct"/>
            <w:noWrap/>
            <w:hideMark/>
          </w:tcPr>
          <w:p w14:paraId="4964158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4C1C30F5" w14:textId="77777777" w:rsidTr="006A19A4">
        <w:trPr>
          <w:trHeight w:val="300"/>
        </w:trPr>
        <w:tc>
          <w:tcPr>
            <w:tcW w:w="718" w:type="pct"/>
            <w:noWrap/>
            <w:hideMark/>
          </w:tcPr>
          <w:p w14:paraId="1292F37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Pennsylvania</w:t>
            </w:r>
          </w:p>
        </w:tc>
        <w:tc>
          <w:tcPr>
            <w:tcW w:w="1164" w:type="pct"/>
            <w:noWrap/>
            <w:hideMark/>
          </w:tcPr>
          <w:p w14:paraId="2A93457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6EDDD91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 United States of America</w:t>
            </w:r>
          </w:p>
        </w:tc>
        <w:tc>
          <w:tcPr>
            <w:tcW w:w="1235" w:type="pct"/>
            <w:noWrap/>
            <w:hideMark/>
          </w:tcPr>
          <w:p w14:paraId="4FDF7F1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05ACE43E" w14:textId="77777777" w:rsidTr="006A19A4">
        <w:trPr>
          <w:trHeight w:val="300"/>
        </w:trPr>
        <w:tc>
          <w:tcPr>
            <w:tcW w:w="718" w:type="pct"/>
            <w:noWrap/>
            <w:hideMark/>
          </w:tcPr>
          <w:p w14:paraId="708F146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lastRenderedPageBreak/>
              <w:t>Colorado</w:t>
            </w:r>
          </w:p>
        </w:tc>
        <w:tc>
          <w:tcPr>
            <w:tcW w:w="1164" w:type="pct"/>
            <w:noWrap/>
            <w:hideMark/>
          </w:tcPr>
          <w:p w14:paraId="3C0E6E6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10ADA40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Carolina, United States of America</w:t>
            </w:r>
          </w:p>
        </w:tc>
        <w:tc>
          <w:tcPr>
            <w:tcW w:w="1235" w:type="pct"/>
            <w:noWrap/>
            <w:hideMark/>
          </w:tcPr>
          <w:p w14:paraId="7079A49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3084DA77" w14:textId="77777777" w:rsidTr="006A19A4">
        <w:trPr>
          <w:trHeight w:val="300"/>
        </w:trPr>
        <w:tc>
          <w:tcPr>
            <w:tcW w:w="718" w:type="pct"/>
            <w:noWrap/>
            <w:hideMark/>
          </w:tcPr>
          <w:p w14:paraId="54BCE3D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Pennsylvania</w:t>
            </w:r>
          </w:p>
        </w:tc>
        <w:tc>
          <w:tcPr>
            <w:tcW w:w="1164" w:type="pct"/>
            <w:noWrap/>
            <w:hideMark/>
          </w:tcPr>
          <w:p w14:paraId="6D7D3CE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7895E0D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Carolina, United States of America</w:t>
            </w:r>
          </w:p>
        </w:tc>
        <w:tc>
          <w:tcPr>
            <w:tcW w:w="1235" w:type="pct"/>
            <w:noWrap/>
            <w:hideMark/>
          </w:tcPr>
          <w:p w14:paraId="28DFE5E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391A64C7" w14:textId="77777777" w:rsidTr="006A19A4">
        <w:trPr>
          <w:trHeight w:val="300"/>
        </w:trPr>
        <w:tc>
          <w:tcPr>
            <w:tcW w:w="718" w:type="pct"/>
            <w:noWrap/>
            <w:hideMark/>
          </w:tcPr>
          <w:p w14:paraId="73BDDC7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Colorado</w:t>
            </w:r>
          </w:p>
        </w:tc>
        <w:tc>
          <w:tcPr>
            <w:tcW w:w="1164" w:type="pct"/>
            <w:noWrap/>
            <w:hideMark/>
          </w:tcPr>
          <w:p w14:paraId="55C0E91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64BB52C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Nova Scotia, Canada</w:t>
            </w:r>
          </w:p>
        </w:tc>
        <w:tc>
          <w:tcPr>
            <w:tcW w:w="1235" w:type="pct"/>
            <w:noWrap/>
            <w:hideMark/>
          </w:tcPr>
          <w:p w14:paraId="0162747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27</w:t>
            </w:r>
          </w:p>
        </w:tc>
      </w:tr>
      <w:tr w:rsidR="006A19A4" w:rsidRPr="006A19A4" w14:paraId="2309CD6A" w14:textId="77777777" w:rsidTr="006A19A4">
        <w:trPr>
          <w:trHeight w:val="300"/>
        </w:trPr>
        <w:tc>
          <w:tcPr>
            <w:tcW w:w="718" w:type="pct"/>
            <w:noWrap/>
            <w:hideMark/>
          </w:tcPr>
          <w:p w14:paraId="4498E99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Pennsylvania</w:t>
            </w:r>
          </w:p>
        </w:tc>
        <w:tc>
          <w:tcPr>
            <w:tcW w:w="1164" w:type="pct"/>
            <w:noWrap/>
            <w:hideMark/>
          </w:tcPr>
          <w:p w14:paraId="3945BC6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435A0CB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Nova Scotia, Canada</w:t>
            </w:r>
          </w:p>
        </w:tc>
        <w:tc>
          <w:tcPr>
            <w:tcW w:w="1235" w:type="pct"/>
            <w:noWrap/>
            <w:hideMark/>
          </w:tcPr>
          <w:p w14:paraId="70A5C88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27</w:t>
            </w:r>
          </w:p>
        </w:tc>
      </w:tr>
      <w:tr w:rsidR="006A19A4" w:rsidRPr="006A19A4" w14:paraId="1E94589E" w14:textId="77777777" w:rsidTr="006A19A4">
        <w:trPr>
          <w:trHeight w:val="300"/>
        </w:trPr>
        <w:tc>
          <w:tcPr>
            <w:tcW w:w="718" w:type="pct"/>
            <w:noWrap/>
            <w:hideMark/>
          </w:tcPr>
          <w:p w14:paraId="4A1A192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Colorado</w:t>
            </w:r>
          </w:p>
        </w:tc>
        <w:tc>
          <w:tcPr>
            <w:tcW w:w="1164" w:type="pct"/>
            <w:noWrap/>
            <w:hideMark/>
          </w:tcPr>
          <w:p w14:paraId="664499A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70C69DD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Ohio, United States of America</w:t>
            </w:r>
          </w:p>
        </w:tc>
        <w:tc>
          <w:tcPr>
            <w:tcW w:w="1235" w:type="pct"/>
            <w:noWrap/>
            <w:hideMark/>
          </w:tcPr>
          <w:p w14:paraId="0EA3021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6055E660" w14:textId="77777777" w:rsidTr="006A19A4">
        <w:trPr>
          <w:trHeight w:val="300"/>
        </w:trPr>
        <w:tc>
          <w:tcPr>
            <w:tcW w:w="718" w:type="pct"/>
            <w:noWrap/>
            <w:hideMark/>
          </w:tcPr>
          <w:p w14:paraId="3C186F9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Pennsylvania</w:t>
            </w:r>
          </w:p>
        </w:tc>
        <w:tc>
          <w:tcPr>
            <w:tcW w:w="1164" w:type="pct"/>
            <w:noWrap/>
            <w:hideMark/>
          </w:tcPr>
          <w:p w14:paraId="107D53D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3307099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Ohio, United States of America</w:t>
            </w:r>
          </w:p>
        </w:tc>
        <w:tc>
          <w:tcPr>
            <w:tcW w:w="1235" w:type="pct"/>
            <w:noWrap/>
            <w:hideMark/>
          </w:tcPr>
          <w:p w14:paraId="3008E56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458DBE40" w14:textId="77777777" w:rsidTr="006A19A4">
        <w:trPr>
          <w:trHeight w:val="300"/>
        </w:trPr>
        <w:tc>
          <w:tcPr>
            <w:tcW w:w="718" w:type="pct"/>
            <w:noWrap/>
            <w:hideMark/>
          </w:tcPr>
          <w:p w14:paraId="5A73ED0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Colorado</w:t>
            </w:r>
          </w:p>
        </w:tc>
        <w:tc>
          <w:tcPr>
            <w:tcW w:w="1164" w:type="pct"/>
            <w:noWrap/>
            <w:hideMark/>
          </w:tcPr>
          <w:p w14:paraId="2C5924E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72EA437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Ontario, Canada</w:t>
            </w:r>
          </w:p>
        </w:tc>
        <w:tc>
          <w:tcPr>
            <w:tcW w:w="1235" w:type="pct"/>
            <w:noWrap/>
            <w:hideMark/>
          </w:tcPr>
          <w:p w14:paraId="202BA60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19</w:t>
            </w:r>
          </w:p>
        </w:tc>
      </w:tr>
      <w:tr w:rsidR="006A19A4" w:rsidRPr="006A19A4" w14:paraId="4F2A4FA8" w14:textId="77777777" w:rsidTr="006A19A4">
        <w:trPr>
          <w:trHeight w:val="300"/>
        </w:trPr>
        <w:tc>
          <w:tcPr>
            <w:tcW w:w="718" w:type="pct"/>
            <w:noWrap/>
            <w:hideMark/>
          </w:tcPr>
          <w:p w14:paraId="69C8775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Pennsylvania</w:t>
            </w:r>
          </w:p>
        </w:tc>
        <w:tc>
          <w:tcPr>
            <w:tcW w:w="1164" w:type="pct"/>
            <w:noWrap/>
            <w:hideMark/>
          </w:tcPr>
          <w:p w14:paraId="4A961EA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7C22469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Ontario, Canada</w:t>
            </w:r>
          </w:p>
        </w:tc>
        <w:tc>
          <w:tcPr>
            <w:tcW w:w="1235" w:type="pct"/>
            <w:noWrap/>
            <w:hideMark/>
          </w:tcPr>
          <w:p w14:paraId="49FB77A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19</w:t>
            </w:r>
          </w:p>
        </w:tc>
      </w:tr>
      <w:tr w:rsidR="006A19A4" w:rsidRPr="006A19A4" w14:paraId="1DECCB3E" w14:textId="77777777" w:rsidTr="006A19A4">
        <w:trPr>
          <w:trHeight w:val="300"/>
        </w:trPr>
        <w:tc>
          <w:tcPr>
            <w:tcW w:w="718" w:type="pct"/>
            <w:noWrap/>
            <w:hideMark/>
          </w:tcPr>
          <w:p w14:paraId="253EC1E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Colorado</w:t>
            </w:r>
          </w:p>
        </w:tc>
        <w:tc>
          <w:tcPr>
            <w:tcW w:w="1164" w:type="pct"/>
            <w:noWrap/>
            <w:hideMark/>
          </w:tcPr>
          <w:p w14:paraId="73A103D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031D624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Prince Edward Island, Canada</w:t>
            </w:r>
          </w:p>
        </w:tc>
        <w:tc>
          <w:tcPr>
            <w:tcW w:w="1235" w:type="pct"/>
            <w:noWrap/>
            <w:hideMark/>
          </w:tcPr>
          <w:p w14:paraId="194F9AA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11</w:t>
            </w:r>
          </w:p>
        </w:tc>
      </w:tr>
      <w:tr w:rsidR="006A19A4" w:rsidRPr="006A19A4" w14:paraId="16B6FB75" w14:textId="77777777" w:rsidTr="006A19A4">
        <w:trPr>
          <w:trHeight w:val="300"/>
        </w:trPr>
        <w:tc>
          <w:tcPr>
            <w:tcW w:w="718" w:type="pct"/>
            <w:noWrap/>
            <w:hideMark/>
          </w:tcPr>
          <w:p w14:paraId="203DDA7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Pennsylvania</w:t>
            </w:r>
          </w:p>
        </w:tc>
        <w:tc>
          <w:tcPr>
            <w:tcW w:w="1164" w:type="pct"/>
            <w:noWrap/>
            <w:hideMark/>
          </w:tcPr>
          <w:p w14:paraId="7FF227D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07EF80E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Prince Edward Island, Canada</w:t>
            </w:r>
          </w:p>
        </w:tc>
        <w:tc>
          <w:tcPr>
            <w:tcW w:w="1235" w:type="pct"/>
            <w:noWrap/>
            <w:hideMark/>
          </w:tcPr>
          <w:p w14:paraId="0A310C7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11</w:t>
            </w:r>
          </w:p>
        </w:tc>
      </w:tr>
      <w:tr w:rsidR="006A19A4" w:rsidRPr="006A19A4" w14:paraId="761204D1" w14:textId="77777777" w:rsidTr="006A19A4">
        <w:trPr>
          <w:trHeight w:val="300"/>
        </w:trPr>
        <w:tc>
          <w:tcPr>
            <w:tcW w:w="718" w:type="pct"/>
            <w:noWrap/>
            <w:hideMark/>
          </w:tcPr>
          <w:p w14:paraId="04D9780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Colorado</w:t>
            </w:r>
          </w:p>
        </w:tc>
        <w:tc>
          <w:tcPr>
            <w:tcW w:w="1164" w:type="pct"/>
            <w:noWrap/>
            <w:hideMark/>
          </w:tcPr>
          <w:p w14:paraId="25DE1A5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54A5D3E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Québec, Canada</w:t>
            </w:r>
          </w:p>
        </w:tc>
        <w:tc>
          <w:tcPr>
            <w:tcW w:w="1235" w:type="pct"/>
            <w:noWrap/>
            <w:hideMark/>
          </w:tcPr>
          <w:p w14:paraId="78BFEDC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w:t>
            </w:r>
          </w:p>
        </w:tc>
      </w:tr>
      <w:tr w:rsidR="006A19A4" w:rsidRPr="006A19A4" w14:paraId="4527BB9A" w14:textId="77777777" w:rsidTr="006A19A4">
        <w:trPr>
          <w:trHeight w:val="300"/>
        </w:trPr>
        <w:tc>
          <w:tcPr>
            <w:tcW w:w="718" w:type="pct"/>
            <w:noWrap/>
            <w:hideMark/>
          </w:tcPr>
          <w:p w14:paraId="2C4FCD2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Pennsylvania</w:t>
            </w:r>
          </w:p>
        </w:tc>
        <w:tc>
          <w:tcPr>
            <w:tcW w:w="1164" w:type="pct"/>
            <w:noWrap/>
            <w:hideMark/>
          </w:tcPr>
          <w:p w14:paraId="0C7EE59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7B3A3B6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Québec, Canada</w:t>
            </w:r>
          </w:p>
        </w:tc>
        <w:tc>
          <w:tcPr>
            <w:tcW w:w="1235" w:type="pct"/>
            <w:noWrap/>
            <w:hideMark/>
          </w:tcPr>
          <w:p w14:paraId="0404BF3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w:t>
            </w:r>
          </w:p>
        </w:tc>
      </w:tr>
      <w:tr w:rsidR="006A19A4" w:rsidRPr="006A19A4" w14:paraId="2F58E830" w14:textId="77777777" w:rsidTr="006A19A4">
        <w:trPr>
          <w:trHeight w:val="300"/>
        </w:trPr>
        <w:tc>
          <w:tcPr>
            <w:tcW w:w="718" w:type="pct"/>
            <w:noWrap/>
            <w:hideMark/>
          </w:tcPr>
          <w:p w14:paraId="2054E60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Colorado</w:t>
            </w:r>
          </w:p>
        </w:tc>
        <w:tc>
          <w:tcPr>
            <w:tcW w:w="1164" w:type="pct"/>
            <w:noWrap/>
            <w:hideMark/>
          </w:tcPr>
          <w:p w14:paraId="74086CC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02422C3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South Dakota, United States of America</w:t>
            </w:r>
          </w:p>
        </w:tc>
        <w:tc>
          <w:tcPr>
            <w:tcW w:w="1235" w:type="pct"/>
            <w:noWrap/>
            <w:hideMark/>
          </w:tcPr>
          <w:p w14:paraId="3FA81C7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16</w:t>
            </w:r>
          </w:p>
        </w:tc>
      </w:tr>
      <w:tr w:rsidR="006A19A4" w:rsidRPr="006A19A4" w14:paraId="5E3DCBCA" w14:textId="77777777" w:rsidTr="006A19A4">
        <w:trPr>
          <w:trHeight w:val="300"/>
        </w:trPr>
        <w:tc>
          <w:tcPr>
            <w:tcW w:w="718" w:type="pct"/>
            <w:noWrap/>
            <w:hideMark/>
          </w:tcPr>
          <w:p w14:paraId="00D0339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Pennsylvania</w:t>
            </w:r>
          </w:p>
        </w:tc>
        <w:tc>
          <w:tcPr>
            <w:tcW w:w="1164" w:type="pct"/>
            <w:noWrap/>
            <w:hideMark/>
          </w:tcPr>
          <w:p w14:paraId="4E57B32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158162E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South Dakota, United States of America</w:t>
            </w:r>
          </w:p>
        </w:tc>
        <w:tc>
          <w:tcPr>
            <w:tcW w:w="1235" w:type="pct"/>
            <w:noWrap/>
            <w:hideMark/>
          </w:tcPr>
          <w:p w14:paraId="1FBAD9A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16</w:t>
            </w:r>
          </w:p>
        </w:tc>
      </w:tr>
      <w:tr w:rsidR="006A19A4" w:rsidRPr="006A19A4" w14:paraId="6CD3E09E" w14:textId="77777777" w:rsidTr="006A19A4">
        <w:trPr>
          <w:trHeight w:val="300"/>
        </w:trPr>
        <w:tc>
          <w:tcPr>
            <w:tcW w:w="718" w:type="pct"/>
            <w:noWrap/>
            <w:hideMark/>
          </w:tcPr>
          <w:p w14:paraId="03BFED9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Colorado</w:t>
            </w:r>
          </w:p>
        </w:tc>
        <w:tc>
          <w:tcPr>
            <w:tcW w:w="1164" w:type="pct"/>
            <w:noWrap/>
            <w:hideMark/>
          </w:tcPr>
          <w:p w14:paraId="750A47D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2673E83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Tennessee, United States of America</w:t>
            </w:r>
          </w:p>
        </w:tc>
        <w:tc>
          <w:tcPr>
            <w:tcW w:w="1235" w:type="pct"/>
            <w:noWrap/>
            <w:hideMark/>
          </w:tcPr>
          <w:p w14:paraId="47A0546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076B3C7C" w14:textId="77777777" w:rsidTr="006A19A4">
        <w:trPr>
          <w:trHeight w:val="300"/>
        </w:trPr>
        <w:tc>
          <w:tcPr>
            <w:tcW w:w="718" w:type="pct"/>
            <w:noWrap/>
            <w:hideMark/>
          </w:tcPr>
          <w:p w14:paraId="175CF36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Pennsylvania</w:t>
            </w:r>
          </w:p>
        </w:tc>
        <w:tc>
          <w:tcPr>
            <w:tcW w:w="1164" w:type="pct"/>
            <w:noWrap/>
            <w:hideMark/>
          </w:tcPr>
          <w:p w14:paraId="63F18BF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449306E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Tennessee, United States of America</w:t>
            </w:r>
          </w:p>
        </w:tc>
        <w:tc>
          <w:tcPr>
            <w:tcW w:w="1235" w:type="pct"/>
            <w:noWrap/>
            <w:hideMark/>
          </w:tcPr>
          <w:p w14:paraId="577D928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7B9AC046" w14:textId="77777777" w:rsidTr="006A19A4">
        <w:trPr>
          <w:trHeight w:val="300"/>
        </w:trPr>
        <w:tc>
          <w:tcPr>
            <w:tcW w:w="718" w:type="pct"/>
            <w:noWrap/>
            <w:hideMark/>
          </w:tcPr>
          <w:p w14:paraId="37FC02B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Colorado</w:t>
            </w:r>
          </w:p>
        </w:tc>
        <w:tc>
          <w:tcPr>
            <w:tcW w:w="1164" w:type="pct"/>
            <w:noWrap/>
            <w:hideMark/>
          </w:tcPr>
          <w:p w14:paraId="5A00092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4E6B261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Texas, United States of America</w:t>
            </w:r>
          </w:p>
        </w:tc>
        <w:tc>
          <w:tcPr>
            <w:tcW w:w="1235" w:type="pct"/>
            <w:noWrap/>
            <w:hideMark/>
          </w:tcPr>
          <w:p w14:paraId="7FA1C1F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6E84424A" w14:textId="77777777" w:rsidTr="006A19A4">
        <w:trPr>
          <w:trHeight w:val="300"/>
        </w:trPr>
        <w:tc>
          <w:tcPr>
            <w:tcW w:w="718" w:type="pct"/>
            <w:noWrap/>
            <w:hideMark/>
          </w:tcPr>
          <w:p w14:paraId="7ACF296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Pennsylvania</w:t>
            </w:r>
          </w:p>
        </w:tc>
        <w:tc>
          <w:tcPr>
            <w:tcW w:w="1164" w:type="pct"/>
            <w:noWrap/>
            <w:hideMark/>
          </w:tcPr>
          <w:p w14:paraId="7874248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1AA9BC8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Texas, United States of America</w:t>
            </w:r>
          </w:p>
        </w:tc>
        <w:tc>
          <w:tcPr>
            <w:tcW w:w="1235" w:type="pct"/>
            <w:noWrap/>
            <w:hideMark/>
          </w:tcPr>
          <w:p w14:paraId="7CB2B2D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3359977F" w14:textId="77777777" w:rsidTr="006A19A4">
        <w:trPr>
          <w:trHeight w:val="300"/>
        </w:trPr>
        <w:tc>
          <w:tcPr>
            <w:tcW w:w="718" w:type="pct"/>
            <w:noWrap/>
            <w:hideMark/>
          </w:tcPr>
          <w:p w14:paraId="62EFFCB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Colorado</w:t>
            </w:r>
          </w:p>
        </w:tc>
        <w:tc>
          <w:tcPr>
            <w:tcW w:w="1164" w:type="pct"/>
            <w:noWrap/>
            <w:hideMark/>
          </w:tcPr>
          <w:p w14:paraId="2BBE6DE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438B92C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Wisconsin, United States of America</w:t>
            </w:r>
          </w:p>
        </w:tc>
        <w:tc>
          <w:tcPr>
            <w:tcW w:w="1235" w:type="pct"/>
            <w:noWrap/>
            <w:hideMark/>
          </w:tcPr>
          <w:p w14:paraId="5C89F3C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78C160E7" w14:textId="77777777" w:rsidTr="006A19A4">
        <w:trPr>
          <w:trHeight w:val="300"/>
        </w:trPr>
        <w:tc>
          <w:tcPr>
            <w:tcW w:w="718" w:type="pct"/>
            <w:noWrap/>
            <w:hideMark/>
          </w:tcPr>
          <w:p w14:paraId="0F15AF3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Pennsylvania</w:t>
            </w:r>
          </w:p>
        </w:tc>
        <w:tc>
          <w:tcPr>
            <w:tcW w:w="1164" w:type="pct"/>
            <w:noWrap/>
            <w:hideMark/>
          </w:tcPr>
          <w:p w14:paraId="4DEEAC4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3/24/2022</w:t>
            </w:r>
          </w:p>
        </w:tc>
        <w:tc>
          <w:tcPr>
            <w:tcW w:w="1883" w:type="pct"/>
            <w:noWrap/>
            <w:hideMark/>
          </w:tcPr>
          <w:p w14:paraId="5854634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Wisconsin, United States of America</w:t>
            </w:r>
          </w:p>
        </w:tc>
        <w:tc>
          <w:tcPr>
            <w:tcW w:w="1235" w:type="pct"/>
            <w:noWrap/>
            <w:hideMark/>
          </w:tcPr>
          <w:p w14:paraId="3871972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38CBB3AD" w14:textId="77777777" w:rsidTr="006A19A4">
        <w:trPr>
          <w:trHeight w:val="300"/>
        </w:trPr>
        <w:tc>
          <w:tcPr>
            <w:tcW w:w="718" w:type="pct"/>
            <w:noWrap/>
            <w:hideMark/>
          </w:tcPr>
          <w:p w14:paraId="2DAF69A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Minnesota</w:t>
            </w:r>
          </w:p>
        </w:tc>
        <w:tc>
          <w:tcPr>
            <w:tcW w:w="1164" w:type="pct"/>
            <w:noWrap/>
            <w:hideMark/>
          </w:tcPr>
          <w:p w14:paraId="3D75806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5FCB49C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Alabama, United States of America</w:t>
            </w:r>
          </w:p>
        </w:tc>
        <w:tc>
          <w:tcPr>
            <w:tcW w:w="1235" w:type="pct"/>
            <w:noWrap/>
            <w:hideMark/>
          </w:tcPr>
          <w:p w14:paraId="14DB36A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6927E366" w14:textId="77777777" w:rsidTr="006A19A4">
        <w:trPr>
          <w:trHeight w:val="300"/>
        </w:trPr>
        <w:tc>
          <w:tcPr>
            <w:tcW w:w="718" w:type="pct"/>
            <w:noWrap/>
            <w:hideMark/>
          </w:tcPr>
          <w:p w14:paraId="79B8D0F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Wyoming</w:t>
            </w:r>
          </w:p>
        </w:tc>
        <w:tc>
          <w:tcPr>
            <w:tcW w:w="1164" w:type="pct"/>
            <w:noWrap/>
            <w:hideMark/>
          </w:tcPr>
          <w:p w14:paraId="423624E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32332F6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Alabama, United States of America</w:t>
            </w:r>
          </w:p>
        </w:tc>
        <w:tc>
          <w:tcPr>
            <w:tcW w:w="1235" w:type="pct"/>
            <w:noWrap/>
            <w:hideMark/>
          </w:tcPr>
          <w:p w14:paraId="70AE48B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689299BF" w14:textId="77777777" w:rsidTr="006A19A4">
        <w:trPr>
          <w:trHeight w:val="300"/>
        </w:trPr>
        <w:tc>
          <w:tcPr>
            <w:tcW w:w="718" w:type="pct"/>
            <w:noWrap/>
            <w:hideMark/>
          </w:tcPr>
          <w:p w14:paraId="3A4BC14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Wyoming</w:t>
            </w:r>
          </w:p>
        </w:tc>
        <w:tc>
          <w:tcPr>
            <w:tcW w:w="1164" w:type="pct"/>
            <w:noWrap/>
            <w:hideMark/>
          </w:tcPr>
          <w:p w14:paraId="0743B3D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4B57052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Astrakhan', Russia</w:t>
            </w:r>
          </w:p>
        </w:tc>
        <w:tc>
          <w:tcPr>
            <w:tcW w:w="1235" w:type="pct"/>
            <w:noWrap/>
            <w:hideMark/>
          </w:tcPr>
          <w:p w14:paraId="646DEFB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3B9D938F" w14:textId="77777777" w:rsidTr="006A19A4">
        <w:trPr>
          <w:trHeight w:val="300"/>
        </w:trPr>
        <w:tc>
          <w:tcPr>
            <w:tcW w:w="718" w:type="pct"/>
            <w:noWrap/>
            <w:hideMark/>
          </w:tcPr>
          <w:p w14:paraId="5B2112C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Minnesota</w:t>
            </w:r>
          </w:p>
        </w:tc>
        <w:tc>
          <w:tcPr>
            <w:tcW w:w="1164" w:type="pct"/>
            <w:noWrap/>
            <w:hideMark/>
          </w:tcPr>
          <w:p w14:paraId="1EDAF0D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5056C5B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Connecticut, United States of America</w:t>
            </w:r>
          </w:p>
        </w:tc>
        <w:tc>
          <w:tcPr>
            <w:tcW w:w="1235" w:type="pct"/>
            <w:noWrap/>
            <w:hideMark/>
          </w:tcPr>
          <w:p w14:paraId="2BECEF1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0B127000" w14:textId="77777777" w:rsidTr="006A19A4">
        <w:trPr>
          <w:trHeight w:val="300"/>
        </w:trPr>
        <w:tc>
          <w:tcPr>
            <w:tcW w:w="718" w:type="pct"/>
            <w:noWrap/>
            <w:hideMark/>
          </w:tcPr>
          <w:p w14:paraId="2732A9F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Wyoming</w:t>
            </w:r>
          </w:p>
        </w:tc>
        <w:tc>
          <w:tcPr>
            <w:tcW w:w="1164" w:type="pct"/>
            <w:noWrap/>
            <w:hideMark/>
          </w:tcPr>
          <w:p w14:paraId="5DB0555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50C6727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Connecticut, United States of America</w:t>
            </w:r>
          </w:p>
        </w:tc>
        <w:tc>
          <w:tcPr>
            <w:tcW w:w="1235" w:type="pct"/>
            <w:noWrap/>
            <w:hideMark/>
          </w:tcPr>
          <w:p w14:paraId="6822689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06E07EE3" w14:textId="77777777" w:rsidTr="006A19A4">
        <w:trPr>
          <w:trHeight w:val="300"/>
        </w:trPr>
        <w:tc>
          <w:tcPr>
            <w:tcW w:w="718" w:type="pct"/>
            <w:noWrap/>
            <w:hideMark/>
          </w:tcPr>
          <w:p w14:paraId="5D5F640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Minnesota</w:t>
            </w:r>
          </w:p>
        </w:tc>
        <w:tc>
          <w:tcPr>
            <w:tcW w:w="1164" w:type="pct"/>
            <w:noWrap/>
            <w:hideMark/>
          </w:tcPr>
          <w:p w14:paraId="2F8C301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301D9EE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 United States of America</w:t>
            </w:r>
          </w:p>
        </w:tc>
        <w:tc>
          <w:tcPr>
            <w:tcW w:w="1235" w:type="pct"/>
            <w:noWrap/>
            <w:hideMark/>
          </w:tcPr>
          <w:p w14:paraId="7B65AE6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59517118" w14:textId="77777777" w:rsidTr="006A19A4">
        <w:trPr>
          <w:trHeight w:val="300"/>
        </w:trPr>
        <w:tc>
          <w:tcPr>
            <w:tcW w:w="718" w:type="pct"/>
            <w:noWrap/>
            <w:hideMark/>
          </w:tcPr>
          <w:p w14:paraId="6D70797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Wyoming</w:t>
            </w:r>
          </w:p>
        </w:tc>
        <w:tc>
          <w:tcPr>
            <w:tcW w:w="1164" w:type="pct"/>
            <w:noWrap/>
            <w:hideMark/>
          </w:tcPr>
          <w:p w14:paraId="0EEFDFF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23708AC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 United States of America</w:t>
            </w:r>
          </w:p>
        </w:tc>
        <w:tc>
          <w:tcPr>
            <w:tcW w:w="1235" w:type="pct"/>
            <w:noWrap/>
            <w:hideMark/>
          </w:tcPr>
          <w:p w14:paraId="2F89ECE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1E8F186B" w14:textId="77777777" w:rsidTr="006A19A4">
        <w:trPr>
          <w:trHeight w:val="300"/>
        </w:trPr>
        <w:tc>
          <w:tcPr>
            <w:tcW w:w="718" w:type="pct"/>
            <w:noWrap/>
            <w:hideMark/>
          </w:tcPr>
          <w:p w14:paraId="246C7B2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Minnesota</w:t>
            </w:r>
          </w:p>
        </w:tc>
        <w:tc>
          <w:tcPr>
            <w:tcW w:w="1164" w:type="pct"/>
            <w:noWrap/>
            <w:hideMark/>
          </w:tcPr>
          <w:p w14:paraId="70BCCA4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15A7DF9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Florida, United States of America</w:t>
            </w:r>
          </w:p>
        </w:tc>
        <w:tc>
          <w:tcPr>
            <w:tcW w:w="1235" w:type="pct"/>
            <w:noWrap/>
            <w:hideMark/>
          </w:tcPr>
          <w:p w14:paraId="6439F59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w:t>
            </w:r>
          </w:p>
        </w:tc>
      </w:tr>
      <w:tr w:rsidR="006A19A4" w:rsidRPr="006A19A4" w14:paraId="12BBE5C3" w14:textId="77777777" w:rsidTr="006A19A4">
        <w:trPr>
          <w:trHeight w:val="300"/>
        </w:trPr>
        <w:tc>
          <w:tcPr>
            <w:tcW w:w="718" w:type="pct"/>
            <w:noWrap/>
            <w:hideMark/>
          </w:tcPr>
          <w:p w14:paraId="72A878B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Wyoming</w:t>
            </w:r>
          </w:p>
        </w:tc>
        <w:tc>
          <w:tcPr>
            <w:tcW w:w="1164" w:type="pct"/>
            <w:noWrap/>
            <w:hideMark/>
          </w:tcPr>
          <w:p w14:paraId="442B048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4158996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Florida, United States of America</w:t>
            </w:r>
          </w:p>
        </w:tc>
        <w:tc>
          <w:tcPr>
            <w:tcW w:w="1235" w:type="pct"/>
            <w:noWrap/>
            <w:hideMark/>
          </w:tcPr>
          <w:p w14:paraId="7F02351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w:t>
            </w:r>
          </w:p>
        </w:tc>
      </w:tr>
      <w:tr w:rsidR="006A19A4" w:rsidRPr="006A19A4" w14:paraId="697706F2" w14:textId="77777777" w:rsidTr="006A19A4">
        <w:trPr>
          <w:trHeight w:val="300"/>
        </w:trPr>
        <w:tc>
          <w:tcPr>
            <w:tcW w:w="718" w:type="pct"/>
            <w:noWrap/>
            <w:hideMark/>
          </w:tcPr>
          <w:p w14:paraId="4D6A300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lastRenderedPageBreak/>
              <w:t>Minnesota</w:t>
            </w:r>
          </w:p>
        </w:tc>
        <w:tc>
          <w:tcPr>
            <w:tcW w:w="1164" w:type="pct"/>
            <w:noWrap/>
            <w:hideMark/>
          </w:tcPr>
          <w:p w14:paraId="7DC21DC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1AFCC72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Hokkaido, Japan</w:t>
            </w:r>
          </w:p>
        </w:tc>
        <w:tc>
          <w:tcPr>
            <w:tcW w:w="1235" w:type="pct"/>
            <w:noWrap/>
            <w:hideMark/>
          </w:tcPr>
          <w:p w14:paraId="6E7068F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w:t>
            </w:r>
          </w:p>
        </w:tc>
      </w:tr>
      <w:tr w:rsidR="006A19A4" w:rsidRPr="006A19A4" w14:paraId="5190BAD7" w14:textId="77777777" w:rsidTr="006A19A4">
        <w:trPr>
          <w:trHeight w:val="300"/>
        </w:trPr>
        <w:tc>
          <w:tcPr>
            <w:tcW w:w="718" w:type="pct"/>
            <w:noWrap/>
            <w:hideMark/>
          </w:tcPr>
          <w:p w14:paraId="165255A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Minnesota</w:t>
            </w:r>
          </w:p>
        </w:tc>
        <w:tc>
          <w:tcPr>
            <w:tcW w:w="1164" w:type="pct"/>
            <w:noWrap/>
            <w:hideMark/>
          </w:tcPr>
          <w:p w14:paraId="6FAC6BB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44AD1DF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Illinois, United States of America</w:t>
            </w:r>
          </w:p>
        </w:tc>
        <w:tc>
          <w:tcPr>
            <w:tcW w:w="1235" w:type="pct"/>
            <w:noWrap/>
            <w:hideMark/>
          </w:tcPr>
          <w:p w14:paraId="4063D93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74BD18D2" w14:textId="77777777" w:rsidTr="006A19A4">
        <w:trPr>
          <w:trHeight w:val="300"/>
        </w:trPr>
        <w:tc>
          <w:tcPr>
            <w:tcW w:w="718" w:type="pct"/>
            <w:noWrap/>
            <w:hideMark/>
          </w:tcPr>
          <w:p w14:paraId="385CBC3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Wyoming</w:t>
            </w:r>
          </w:p>
        </w:tc>
        <w:tc>
          <w:tcPr>
            <w:tcW w:w="1164" w:type="pct"/>
            <w:noWrap/>
            <w:hideMark/>
          </w:tcPr>
          <w:p w14:paraId="58ADA2A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1846F47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Illinois, United States of America</w:t>
            </w:r>
          </w:p>
        </w:tc>
        <w:tc>
          <w:tcPr>
            <w:tcW w:w="1235" w:type="pct"/>
            <w:noWrap/>
            <w:hideMark/>
          </w:tcPr>
          <w:p w14:paraId="751D010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03B40373" w14:textId="77777777" w:rsidTr="006A19A4">
        <w:trPr>
          <w:trHeight w:val="300"/>
        </w:trPr>
        <w:tc>
          <w:tcPr>
            <w:tcW w:w="718" w:type="pct"/>
            <w:noWrap/>
            <w:hideMark/>
          </w:tcPr>
          <w:p w14:paraId="156E21C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Minnesota</w:t>
            </w:r>
          </w:p>
        </w:tc>
        <w:tc>
          <w:tcPr>
            <w:tcW w:w="1164" w:type="pct"/>
            <w:noWrap/>
            <w:hideMark/>
          </w:tcPr>
          <w:p w14:paraId="3D13BCD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3941731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Indiana, United States of America</w:t>
            </w:r>
          </w:p>
        </w:tc>
        <w:tc>
          <w:tcPr>
            <w:tcW w:w="1235" w:type="pct"/>
            <w:noWrap/>
            <w:hideMark/>
          </w:tcPr>
          <w:p w14:paraId="1EE9A03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37B80AB0" w14:textId="77777777" w:rsidTr="006A19A4">
        <w:trPr>
          <w:trHeight w:val="300"/>
        </w:trPr>
        <w:tc>
          <w:tcPr>
            <w:tcW w:w="718" w:type="pct"/>
            <w:noWrap/>
            <w:hideMark/>
          </w:tcPr>
          <w:p w14:paraId="2BF4FF5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Wyoming</w:t>
            </w:r>
          </w:p>
        </w:tc>
        <w:tc>
          <w:tcPr>
            <w:tcW w:w="1164" w:type="pct"/>
            <w:noWrap/>
            <w:hideMark/>
          </w:tcPr>
          <w:p w14:paraId="70F5492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0D0564F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Indiana, United States of America</w:t>
            </w:r>
          </w:p>
        </w:tc>
        <w:tc>
          <w:tcPr>
            <w:tcW w:w="1235" w:type="pct"/>
            <w:noWrap/>
            <w:hideMark/>
          </w:tcPr>
          <w:p w14:paraId="22FF504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271B3ED5" w14:textId="77777777" w:rsidTr="006A19A4">
        <w:trPr>
          <w:trHeight w:val="300"/>
        </w:trPr>
        <w:tc>
          <w:tcPr>
            <w:tcW w:w="718" w:type="pct"/>
            <w:noWrap/>
            <w:hideMark/>
          </w:tcPr>
          <w:p w14:paraId="2A7ED9A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Minnesota</w:t>
            </w:r>
          </w:p>
        </w:tc>
        <w:tc>
          <w:tcPr>
            <w:tcW w:w="1164" w:type="pct"/>
            <w:noWrap/>
            <w:hideMark/>
          </w:tcPr>
          <w:p w14:paraId="5F71B69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2876722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Iowa, United States of America</w:t>
            </w:r>
          </w:p>
        </w:tc>
        <w:tc>
          <w:tcPr>
            <w:tcW w:w="1235" w:type="pct"/>
            <w:noWrap/>
            <w:hideMark/>
          </w:tcPr>
          <w:p w14:paraId="630738C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w:t>
            </w:r>
          </w:p>
        </w:tc>
      </w:tr>
      <w:tr w:rsidR="006A19A4" w:rsidRPr="006A19A4" w14:paraId="6A506F88" w14:textId="77777777" w:rsidTr="006A19A4">
        <w:trPr>
          <w:trHeight w:val="300"/>
        </w:trPr>
        <w:tc>
          <w:tcPr>
            <w:tcW w:w="718" w:type="pct"/>
            <w:noWrap/>
            <w:hideMark/>
          </w:tcPr>
          <w:p w14:paraId="5B463ED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Wyoming</w:t>
            </w:r>
          </w:p>
        </w:tc>
        <w:tc>
          <w:tcPr>
            <w:tcW w:w="1164" w:type="pct"/>
            <w:noWrap/>
            <w:hideMark/>
          </w:tcPr>
          <w:p w14:paraId="30E62A5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08F3B3E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Iowa, United States of America</w:t>
            </w:r>
          </w:p>
        </w:tc>
        <w:tc>
          <w:tcPr>
            <w:tcW w:w="1235" w:type="pct"/>
            <w:noWrap/>
            <w:hideMark/>
          </w:tcPr>
          <w:p w14:paraId="0848C23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w:t>
            </w:r>
          </w:p>
        </w:tc>
      </w:tr>
      <w:tr w:rsidR="006A19A4" w:rsidRPr="006A19A4" w14:paraId="7CD78493" w14:textId="77777777" w:rsidTr="006A19A4">
        <w:trPr>
          <w:trHeight w:val="300"/>
        </w:trPr>
        <w:tc>
          <w:tcPr>
            <w:tcW w:w="718" w:type="pct"/>
            <w:noWrap/>
            <w:hideMark/>
          </w:tcPr>
          <w:p w14:paraId="2AD3984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Minnesota</w:t>
            </w:r>
          </w:p>
        </w:tc>
        <w:tc>
          <w:tcPr>
            <w:tcW w:w="1164" w:type="pct"/>
            <w:noWrap/>
            <w:hideMark/>
          </w:tcPr>
          <w:p w14:paraId="1286073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3AD02CB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Iwate, Japan</w:t>
            </w:r>
          </w:p>
        </w:tc>
        <w:tc>
          <w:tcPr>
            <w:tcW w:w="1235" w:type="pct"/>
            <w:noWrap/>
            <w:hideMark/>
          </w:tcPr>
          <w:p w14:paraId="5F4F360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w:t>
            </w:r>
          </w:p>
        </w:tc>
      </w:tr>
      <w:tr w:rsidR="006A19A4" w:rsidRPr="006A19A4" w14:paraId="3A28A309" w14:textId="77777777" w:rsidTr="006A19A4">
        <w:trPr>
          <w:trHeight w:val="300"/>
        </w:trPr>
        <w:tc>
          <w:tcPr>
            <w:tcW w:w="718" w:type="pct"/>
            <w:noWrap/>
            <w:hideMark/>
          </w:tcPr>
          <w:p w14:paraId="7305EEC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Minnesota</w:t>
            </w:r>
          </w:p>
        </w:tc>
        <w:tc>
          <w:tcPr>
            <w:tcW w:w="1164" w:type="pct"/>
            <w:noWrap/>
            <w:hideMark/>
          </w:tcPr>
          <w:p w14:paraId="45A6B11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26E4CD5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Kansas, United States of America</w:t>
            </w:r>
          </w:p>
        </w:tc>
        <w:tc>
          <w:tcPr>
            <w:tcW w:w="1235" w:type="pct"/>
            <w:noWrap/>
            <w:hideMark/>
          </w:tcPr>
          <w:p w14:paraId="32A68AD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11</w:t>
            </w:r>
          </w:p>
        </w:tc>
      </w:tr>
      <w:tr w:rsidR="006A19A4" w:rsidRPr="006A19A4" w14:paraId="43954EFD" w14:textId="77777777" w:rsidTr="006A19A4">
        <w:trPr>
          <w:trHeight w:val="300"/>
        </w:trPr>
        <w:tc>
          <w:tcPr>
            <w:tcW w:w="718" w:type="pct"/>
            <w:noWrap/>
            <w:hideMark/>
          </w:tcPr>
          <w:p w14:paraId="440356B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Wyoming</w:t>
            </w:r>
          </w:p>
        </w:tc>
        <w:tc>
          <w:tcPr>
            <w:tcW w:w="1164" w:type="pct"/>
            <w:noWrap/>
            <w:hideMark/>
          </w:tcPr>
          <w:p w14:paraId="4F22075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6780672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Kansas, United States of America</w:t>
            </w:r>
          </w:p>
        </w:tc>
        <w:tc>
          <w:tcPr>
            <w:tcW w:w="1235" w:type="pct"/>
            <w:noWrap/>
            <w:hideMark/>
          </w:tcPr>
          <w:p w14:paraId="440309A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11</w:t>
            </w:r>
          </w:p>
        </w:tc>
      </w:tr>
      <w:tr w:rsidR="006A19A4" w:rsidRPr="006A19A4" w14:paraId="039DF0B9" w14:textId="77777777" w:rsidTr="006A19A4">
        <w:trPr>
          <w:trHeight w:val="300"/>
        </w:trPr>
        <w:tc>
          <w:tcPr>
            <w:tcW w:w="718" w:type="pct"/>
            <w:noWrap/>
            <w:hideMark/>
          </w:tcPr>
          <w:p w14:paraId="5204102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Minnesota</w:t>
            </w:r>
          </w:p>
        </w:tc>
        <w:tc>
          <w:tcPr>
            <w:tcW w:w="1164" w:type="pct"/>
            <w:noWrap/>
            <w:hideMark/>
          </w:tcPr>
          <w:p w14:paraId="00ECBCF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151A929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Maine, United States of America</w:t>
            </w:r>
          </w:p>
        </w:tc>
        <w:tc>
          <w:tcPr>
            <w:tcW w:w="1235" w:type="pct"/>
            <w:noWrap/>
            <w:hideMark/>
          </w:tcPr>
          <w:p w14:paraId="3777A26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19</w:t>
            </w:r>
          </w:p>
        </w:tc>
      </w:tr>
      <w:tr w:rsidR="006A19A4" w:rsidRPr="006A19A4" w14:paraId="53643465" w14:textId="77777777" w:rsidTr="006A19A4">
        <w:trPr>
          <w:trHeight w:val="300"/>
        </w:trPr>
        <w:tc>
          <w:tcPr>
            <w:tcW w:w="718" w:type="pct"/>
            <w:noWrap/>
            <w:hideMark/>
          </w:tcPr>
          <w:p w14:paraId="5D2893E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Wyoming</w:t>
            </w:r>
          </w:p>
        </w:tc>
        <w:tc>
          <w:tcPr>
            <w:tcW w:w="1164" w:type="pct"/>
            <w:noWrap/>
            <w:hideMark/>
          </w:tcPr>
          <w:p w14:paraId="78BF666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61C7601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Maine, United States of America</w:t>
            </w:r>
          </w:p>
        </w:tc>
        <w:tc>
          <w:tcPr>
            <w:tcW w:w="1235" w:type="pct"/>
            <w:noWrap/>
            <w:hideMark/>
          </w:tcPr>
          <w:p w14:paraId="38BD5B4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19</w:t>
            </w:r>
          </w:p>
        </w:tc>
      </w:tr>
      <w:tr w:rsidR="006A19A4" w:rsidRPr="006A19A4" w14:paraId="1A4B4A81" w14:textId="77777777" w:rsidTr="006A19A4">
        <w:trPr>
          <w:trHeight w:val="300"/>
        </w:trPr>
        <w:tc>
          <w:tcPr>
            <w:tcW w:w="718" w:type="pct"/>
            <w:noWrap/>
            <w:hideMark/>
          </w:tcPr>
          <w:p w14:paraId="463AF2F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Minnesota</w:t>
            </w:r>
          </w:p>
        </w:tc>
        <w:tc>
          <w:tcPr>
            <w:tcW w:w="1164" w:type="pct"/>
            <w:noWrap/>
            <w:hideMark/>
          </w:tcPr>
          <w:p w14:paraId="5E87B34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16F500C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Maryland, United States of America</w:t>
            </w:r>
          </w:p>
        </w:tc>
        <w:tc>
          <w:tcPr>
            <w:tcW w:w="1235" w:type="pct"/>
            <w:noWrap/>
            <w:hideMark/>
          </w:tcPr>
          <w:p w14:paraId="502AF02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11</w:t>
            </w:r>
          </w:p>
        </w:tc>
      </w:tr>
      <w:tr w:rsidR="006A19A4" w:rsidRPr="006A19A4" w14:paraId="373D341C" w14:textId="77777777" w:rsidTr="006A19A4">
        <w:trPr>
          <w:trHeight w:val="300"/>
        </w:trPr>
        <w:tc>
          <w:tcPr>
            <w:tcW w:w="718" w:type="pct"/>
            <w:noWrap/>
            <w:hideMark/>
          </w:tcPr>
          <w:p w14:paraId="5575FDE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Wyoming</w:t>
            </w:r>
          </w:p>
        </w:tc>
        <w:tc>
          <w:tcPr>
            <w:tcW w:w="1164" w:type="pct"/>
            <w:noWrap/>
            <w:hideMark/>
          </w:tcPr>
          <w:p w14:paraId="2A9A1B8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751EBBA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Maryland, United States of America</w:t>
            </w:r>
          </w:p>
        </w:tc>
        <w:tc>
          <w:tcPr>
            <w:tcW w:w="1235" w:type="pct"/>
            <w:noWrap/>
            <w:hideMark/>
          </w:tcPr>
          <w:p w14:paraId="37118C3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11</w:t>
            </w:r>
          </w:p>
        </w:tc>
      </w:tr>
      <w:tr w:rsidR="006A19A4" w:rsidRPr="006A19A4" w14:paraId="75502424" w14:textId="77777777" w:rsidTr="006A19A4">
        <w:trPr>
          <w:trHeight w:val="300"/>
        </w:trPr>
        <w:tc>
          <w:tcPr>
            <w:tcW w:w="718" w:type="pct"/>
            <w:noWrap/>
            <w:hideMark/>
          </w:tcPr>
          <w:p w14:paraId="4204E20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Minnesota</w:t>
            </w:r>
          </w:p>
        </w:tc>
        <w:tc>
          <w:tcPr>
            <w:tcW w:w="1164" w:type="pct"/>
            <w:noWrap/>
            <w:hideMark/>
          </w:tcPr>
          <w:p w14:paraId="505EECF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64B4DCA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Massachusetts, United States of America</w:t>
            </w:r>
          </w:p>
        </w:tc>
        <w:tc>
          <w:tcPr>
            <w:tcW w:w="1235" w:type="pct"/>
            <w:noWrap/>
            <w:hideMark/>
          </w:tcPr>
          <w:p w14:paraId="0982ADB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28284185" w14:textId="77777777" w:rsidTr="006A19A4">
        <w:trPr>
          <w:trHeight w:val="300"/>
        </w:trPr>
        <w:tc>
          <w:tcPr>
            <w:tcW w:w="718" w:type="pct"/>
            <w:noWrap/>
            <w:hideMark/>
          </w:tcPr>
          <w:p w14:paraId="1E877C4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Wyoming</w:t>
            </w:r>
          </w:p>
        </w:tc>
        <w:tc>
          <w:tcPr>
            <w:tcW w:w="1164" w:type="pct"/>
            <w:noWrap/>
            <w:hideMark/>
          </w:tcPr>
          <w:p w14:paraId="4EB78BB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727859E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Massachusetts, United States of America</w:t>
            </w:r>
          </w:p>
        </w:tc>
        <w:tc>
          <w:tcPr>
            <w:tcW w:w="1235" w:type="pct"/>
            <w:noWrap/>
            <w:hideMark/>
          </w:tcPr>
          <w:p w14:paraId="0E1DCC0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357A688E" w14:textId="77777777" w:rsidTr="006A19A4">
        <w:trPr>
          <w:trHeight w:val="300"/>
        </w:trPr>
        <w:tc>
          <w:tcPr>
            <w:tcW w:w="718" w:type="pct"/>
            <w:noWrap/>
            <w:hideMark/>
          </w:tcPr>
          <w:p w14:paraId="2B66482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Minnesota</w:t>
            </w:r>
          </w:p>
        </w:tc>
        <w:tc>
          <w:tcPr>
            <w:tcW w:w="1164" w:type="pct"/>
            <w:noWrap/>
            <w:hideMark/>
          </w:tcPr>
          <w:p w14:paraId="0DEB134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0E4E6D9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 United States of America</w:t>
            </w:r>
          </w:p>
        </w:tc>
        <w:tc>
          <w:tcPr>
            <w:tcW w:w="1235" w:type="pct"/>
            <w:noWrap/>
            <w:hideMark/>
          </w:tcPr>
          <w:p w14:paraId="71CF36E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14A23D19" w14:textId="77777777" w:rsidTr="006A19A4">
        <w:trPr>
          <w:trHeight w:val="300"/>
        </w:trPr>
        <w:tc>
          <w:tcPr>
            <w:tcW w:w="718" w:type="pct"/>
            <w:noWrap/>
            <w:hideMark/>
          </w:tcPr>
          <w:p w14:paraId="3409D63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Wyoming</w:t>
            </w:r>
          </w:p>
        </w:tc>
        <w:tc>
          <w:tcPr>
            <w:tcW w:w="1164" w:type="pct"/>
            <w:noWrap/>
            <w:hideMark/>
          </w:tcPr>
          <w:p w14:paraId="786CED6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05DB687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 United States of America</w:t>
            </w:r>
          </w:p>
        </w:tc>
        <w:tc>
          <w:tcPr>
            <w:tcW w:w="1235" w:type="pct"/>
            <w:noWrap/>
            <w:hideMark/>
          </w:tcPr>
          <w:p w14:paraId="4D42BEE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77454D58" w14:textId="77777777" w:rsidTr="006A19A4">
        <w:trPr>
          <w:trHeight w:val="300"/>
        </w:trPr>
        <w:tc>
          <w:tcPr>
            <w:tcW w:w="718" w:type="pct"/>
            <w:noWrap/>
            <w:hideMark/>
          </w:tcPr>
          <w:p w14:paraId="2F0E9CC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Minnesota</w:t>
            </w:r>
          </w:p>
        </w:tc>
        <w:tc>
          <w:tcPr>
            <w:tcW w:w="1164" w:type="pct"/>
            <w:noWrap/>
            <w:hideMark/>
          </w:tcPr>
          <w:p w14:paraId="5EA08C8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503CE16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Missouri, United States of America</w:t>
            </w:r>
          </w:p>
        </w:tc>
        <w:tc>
          <w:tcPr>
            <w:tcW w:w="1235" w:type="pct"/>
            <w:noWrap/>
            <w:hideMark/>
          </w:tcPr>
          <w:p w14:paraId="4AA000A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w:t>
            </w:r>
          </w:p>
        </w:tc>
      </w:tr>
      <w:tr w:rsidR="006A19A4" w:rsidRPr="006A19A4" w14:paraId="4A579983" w14:textId="77777777" w:rsidTr="006A19A4">
        <w:trPr>
          <w:trHeight w:val="300"/>
        </w:trPr>
        <w:tc>
          <w:tcPr>
            <w:tcW w:w="718" w:type="pct"/>
            <w:noWrap/>
            <w:hideMark/>
          </w:tcPr>
          <w:p w14:paraId="38B52AE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Wyoming</w:t>
            </w:r>
          </w:p>
        </w:tc>
        <w:tc>
          <w:tcPr>
            <w:tcW w:w="1164" w:type="pct"/>
            <w:noWrap/>
            <w:hideMark/>
          </w:tcPr>
          <w:p w14:paraId="193B6BD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17A49FA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Missouri, United States of America</w:t>
            </w:r>
          </w:p>
        </w:tc>
        <w:tc>
          <w:tcPr>
            <w:tcW w:w="1235" w:type="pct"/>
            <w:noWrap/>
            <w:hideMark/>
          </w:tcPr>
          <w:p w14:paraId="218D71E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w:t>
            </w:r>
          </w:p>
        </w:tc>
      </w:tr>
      <w:tr w:rsidR="006A19A4" w:rsidRPr="006A19A4" w14:paraId="4A659990" w14:textId="77777777" w:rsidTr="006A19A4">
        <w:trPr>
          <w:trHeight w:val="300"/>
        </w:trPr>
        <w:tc>
          <w:tcPr>
            <w:tcW w:w="718" w:type="pct"/>
            <w:noWrap/>
            <w:hideMark/>
          </w:tcPr>
          <w:p w14:paraId="1DA9145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Minnesota</w:t>
            </w:r>
          </w:p>
        </w:tc>
        <w:tc>
          <w:tcPr>
            <w:tcW w:w="1164" w:type="pct"/>
            <w:noWrap/>
            <w:hideMark/>
          </w:tcPr>
          <w:p w14:paraId="7A7D96E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3F132B8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Nebraska, United States of America</w:t>
            </w:r>
          </w:p>
        </w:tc>
        <w:tc>
          <w:tcPr>
            <w:tcW w:w="1235" w:type="pct"/>
            <w:noWrap/>
            <w:hideMark/>
          </w:tcPr>
          <w:p w14:paraId="5D7AC85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5460F343" w14:textId="77777777" w:rsidTr="006A19A4">
        <w:trPr>
          <w:trHeight w:val="300"/>
        </w:trPr>
        <w:tc>
          <w:tcPr>
            <w:tcW w:w="718" w:type="pct"/>
            <w:noWrap/>
            <w:hideMark/>
          </w:tcPr>
          <w:p w14:paraId="36C0F3D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Wyoming</w:t>
            </w:r>
          </w:p>
        </w:tc>
        <w:tc>
          <w:tcPr>
            <w:tcW w:w="1164" w:type="pct"/>
            <w:noWrap/>
            <w:hideMark/>
          </w:tcPr>
          <w:p w14:paraId="23585B3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0FB06FC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Nebraska, United States of America</w:t>
            </w:r>
          </w:p>
        </w:tc>
        <w:tc>
          <w:tcPr>
            <w:tcW w:w="1235" w:type="pct"/>
            <w:noWrap/>
            <w:hideMark/>
          </w:tcPr>
          <w:p w14:paraId="7EBDD9F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26A5CCFA" w14:textId="77777777" w:rsidTr="006A19A4">
        <w:trPr>
          <w:trHeight w:val="300"/>
        </w:trPr>
        <w:tc>
          <w:tcPr>
            <w:tcW w:w="718" w:type="pct"/>
            <w:noWrap/>
            <w:hideMark/>
          </w:tcPr>
          <w:p w14:paraId="2661334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Minnesota</w:t>
            </w:r>
          </w:p>
        </w:tc>
        <w:tc>
          <w:tcPr>
            <w:tcW w:w="1164" w:type="pct"/>
            <w:noWrap/>
            <w:hideMark/>
          </w:tcPr>
          <w:p w14:paraId="79F8C76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5807162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Brunswick, Canada</w:t>
            </w:r>
          </w:p>
        </w:tc>
        <w:tc>
          <w:tcPr>
            <w:tcW w:w="1235" w:type="pct"/>
            <w:noWrap/>
            <w:hideMark/>
          </w:tcPr>
          <w:p w14:paraId="22EAD97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35</w:t>
            </w:r>
          </w:p>
        </w:tc>
      </w:tr>
      <w:tr w:rsidR="006A19A4" w:rsidRPr="006A19A4" w14:paraId="347CBDA3" w14:textId="77777777" w:rsidTr="006A19A4">
        <w:trPr>
          <w:trHeight w:val="300"/>
        </w:trPr>
        <w:tc>
          <w:tcPr>
            <w:tcW w:w="718" w:type="pct"/>
            <w:noWrap/>
            <w:hideMark/>
          </w:tcPr>
          <w:p w14:paraId="41B55A6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Wyoming</w:t>
            </w:r>
          </w:p>
        </w:tc>
        <w:tc>
          <w:tcPr>
            <w:tcW w:w="1164" w:type="pct"/>
            <w:noWrap/>
            <w:hideMark/>
          </w:tcPr>
          <w:p w14:paraId="6559009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2279B53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Brunswick, Canada</w:t>
            </w:r>
          </w:p>
        </w:tc>
        <w:tc>
          <w:tcPr>
            <w:tcW w:w="1235" w:type="pct"/>
            <w:noWrap/>
            <w:hideMark/>
          </w:tcPr>
          <w:p w14:paraId="322AF16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35</w:t>
            </w:r>
          </w:p>
        </w:tc>
      </w:tr>
      <w:tr w:rsidR="006A19A4" w:rsidRPr="006A19A4" w14:paraId="19BCD733" w14:textId="77777777" w:rsidTr="006A19A4">
        <w:trPr>
          <w:trHeight w:val="300"/>
        </w:trPr>
        <w:tc>
          <w:tcPr>
            <w:tcW w:w="718" w:type="pct"/>
            <w:noWrap/>
            <w:hideMark/>
          </w:tcPr>
          <w:p w14:paraId="3083E44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Minnesota</w:t>
            </w:r>
          </w:p>
        </w:tc>
        <w:tc>
          <w:tcPr>
            <w:tcW w:w="1164" w:type="pct"/>
            <w:noWrap/>
            <w:hideMark/>
          </w:tcPr>
          <w:p w14:paraId="4ED9CF1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14E96D0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Hampshire, United States of America</w:t>
            </w:r>
          </w:p>
        </w:tc>
        <w:tc>
          <w:tcPr>
            <w:tcW w:w="1235" w:type="pct"/>
            <w:noWrap/>
            <w:hideMark/>
          </w:tcPr>
          <w:p w14:paraId="5A08AC0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306354BF" w14:textId="77777777" w:rsidTr="006A19A4">
        <w:trPr>
          <w:trHeight w:val="300"/>
        </w:trPr>
        <w:tc>
          <w:tcPr>
            <w:tcW w:w="718" w:type="pct"/>
            <w:noWrap/>
            <w:hideMark/>
          </w:tcPr>
          <w:p w14:paraId="7C9871A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Wyoming</w:t>
            </w:r>
          </w:p>
        </w:tc>
        <w:tc>
          <w:tcPr>
            <w:tcW w:w="1164" w:type="pct"/>
            <w:noWrap/>
            <w:hideMark/>
          </w:tcPr>
          <w:p w14:paraId="7F4D015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483A23A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Hampshire, United States of America</w:t>
            </w:r>
          </w:p>
        </w:tc>
        <w:tc>
          <w:tcPr>
            <w:tcW w:w="1235" w:type="pct"/>
            <w:noWrap/>
            <w:hideMark/>
          </w:tcPr>
          <w:p w14:paraId="79759F0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5310F648" w14:textId="77777777" w:rsidTr="006A19A4">
        <w:trPr>
          <w:trHeight w:val="300"/>
        </w:trPr>
        <w:tc>
          <w:tcPr>
            <w:tcW w:w="718" w:type="pct"/>
            <w:noWrap/>
            <w:hideMark/>
          </w:tcPr>
          <w:p w14:paraId="6DB6DEA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Minnesota</w:t>
            </w:r>
          </w:p>
        </w:tc>
        <w:tc>
          <w:tcPr>
            <w:tcW w:w="1164" w:type="pct"/>
            <w:noWrap/>
            <w:hideMark/>
          </w:tcPr>
          <w:p w14:paraId="1B88A08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63826E2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 United States of America</w:t>
            </w:r>
          </w:p>
        </w:tc>
        <w:tc>
          <w:tcPr>
            <w:tcW w:w="1235" w:type="pct"/>
            <w:noWrap/>
            <w:hideMark/>
          </w:tcPr>
          <w:p w14:paraId="1DC96AB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0DA1E1E1" w14:textId="77777777" w:rsidTr="006A19A4">
        <w:trPr>
          <w:trHeight w:val="300"/>
        </w:trPr>
        <w:tc>
          <w:tcPr>
            <w:tcW w:w="718" w:type="pct"/>
            <w:noWrap/>
            <w:hideMark/>
          </w:tcPr>
          <w:p w14:paraId="4CC4FA4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Wyoming</w:t>
            </w:r>
          </w:p>
        </w:tc>
        <w:tc>
          <w:tcPr>
            <w:tcW w:w="1164" w:type="pct"/>
            <w:noWrap/>
            <w:hideMark/>
          </w:tcPr>
          <w:p w14:paraId="3BC252A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28E8C65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 United States of America</w:t>
            </w:r>
          </w:p>
        </w:tc>
        <w:tc>
          <w:tcPr>
            <w:tcW w:w="1235" w:type="pct"/>
            <w:noWrap/>
            <w:hideMark/>
          </w:tcPr>
          <w:p w14:paraId="050E38B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12485118" w14:textId="77777777" w:rsidTr="006A19A4">
        <w:trPr>
          <w:trHeight w:val="300"/>
        </w:trPr>
        <w:tc>
          <w:tcPr>
            <w:tcW w:w="718" w:type="pct"/>
            <w:noWrap/>
            <w:hideMark/>
          </w:tcPr>
          <w:p w14:paraId="166326B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Minnesota</w:t>
            </w:r>
          </w:p>
        </w:tc>
        <w:tc>
          <w:tcPr>
            <w:tcW w:w="1164" w:type="pct"/>
            <w:noWrap/>
            <w:hideMark/>
          </w:tcPr>
          <w:p w14:paraId="74D11A3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14E8753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 United States of America</w:t>
            </w:r>
          </w:p>
        </w:tc>
        <w:tc>
          <w:tcPr>
            <w:tcW w:w="1235" w:type="pct"/>
            <w:noWrap/>
            <w:hideMark/>
          </w:tcPr>
          <w:p w14:paraId="34E6B8B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297C39F6" w14:textId="77777777" w:rsidTr="006A19A4">
        <w:trPr>
          <w:trHeight w:val="300"/>
        </w:trPr>
        <w:tc>
          <w:tcPr>
            <w:tcW w:w="718" w:type="pct"/>
            <w:noWrap/>
            <w:hideMark/>
          </w:tcPr>
          <w:p w14:paraId="7B5BC3A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Wyoming</w:t>
            </w:r>
          </w:p>
        </w:tc>
        <w:tc>
          <w:tcPr>
            <w:tcW w:w="1164" w:type="pct"/>
            <w:noWrap/>
            <w:hideMark/>
          </w:tcPr>
          <w:p w14:paraId="0A6EF2B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5D62C7F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 United States of America</w:t>
            </w:r>
          </w:p>
        </w:tc>
        <w:tc>
          <w:tcPr>
            <w:tcW w:w="1235" w:type="pct"/>
            <w:noWrap/>
            <w:hideMark/>
          </w:tcPr>
          <w:p w14:paraId="319E85B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0ED69E92" w14:textId="77777777" w:rsidTr="006A19A4">
        <w:trPr>
          <w:trHeight w:val="300"/>
        </w:trPr>
        <w:tc>
          <w:tcPr>
            <w:tcW w:w="718" w:type="pct"/>
            <w:noWrap/>
            <w:hideMark/>
          </w:tcPr>
          <w:p w14:paraId="1DC8579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Minnesota</w:t>
            </w:r>
          </w:p>
        </w:tc>
        <w:tc>
          <w:tcPr>
            <w:tcW w:w="1164" w:type="pct"/>
            <w:noWrap/>
            <w:hideMark/>
          </w:tcPr>
          <w:p w14:paraId="29D5827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7EFBE38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Carolina, United States of America</w:t>
            </w:r>
          </w:p>
        </w:tc>
        <w:tc>
          <w:tcPr>
            <w:tcW w:w="1235" w:type="pct"/>
            <w:noWrap/>
            <w:hideMark/>
          </w:tcPr>
          <w:p w14:paraId="205598E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178B3EBA" w14:textId="77777777" w:rsidTr="006A19A4">
        <w:trPr>
          <w:trHeight w:val="300"/>
        </w:trPr>
        <w:tc>
          <w:tcPr>
            <w:tcW w:w="718" w:type="pct"/>
            <w:noWrap/>
            <w:hideMark/>
          </w:tcPr>
          <w:p w14:paraId="5A8E0EA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Wyoming</w:t>
            </w:r>
          </w:p>
        </w:tc>
        <w:tc>
          <w:tcPr>
            <w:tcW w:w="1164" w:type="pct"/>
            <w:noWrap/>
            <w:hideMark/>
          </w:tcPr>
          <w:p w14:paraId="16D5A8D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1DBAF71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Carolina, United States of America</w:t>
            </w:r>
          </w:p>
        </w:tc>
        <w:tc>
          <w:tcPr>
            <w:tcW w:w="1235" w:type="pct"/>
            <w:noWrap/>
            <w:hideMark/>
          </w:tcPr>
          <w:p w14:paraId="28A686B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6AD1E303" w14:textId="77777777" w:rsidTr="006A19A4">
        <w:trPr>
          <w:trHeight w:val="300"/>
        </w:trPr>
        <w:tc>
          <w:tcPr>
            <w:tcW w:w="718" w:type="pct"/>
            <w:noWrap/>
            <w:hideMark/>
          </w:tcPr>
          <w:p w14:paraId="53F21F0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Minnesota</w:t>
            </w:r>
          </w:p>
        </w:tc>
        <w:tc>
          <w:tcPr>
            <w:tcW w:w="1164" w:type="pct"/>
            <w:noWrap/>
            <w:hideMark/>
          </w:tcPr>
          <w:p w14:paraId="0A9DA8B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5D5D2A8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Nova Scotia, Canada</w:t>
            </w:r>
          </w:p>
        </w:tc>
        <w:tc>
          <w:tcPr>
            <w:tcW w:w="1235" w:type="pct"/>
            <w:noWrap/>
            <w:hideMark/>
          </w:tcPr>
          <w:p w14:paraId="5A36290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w:t>
            </w:r>
          </w:p>
        </w:tc>
      </w:tr>
      <w:tr w:rsidR="006A19A4" w:rsidRPr="006A19A4" w14:paraId="2E0035FA" w14:textId="77777777" w:rsidTr="006A19A4">
        <w:trPr>
          <w:trHeight w:val="300"/>
        </w:trPr>
        <w:tc>
          <w:tcPr>
            <w:tcW w:w="718" w:type="pct"/>
            <w:noWrap/>
            <w:hideMark/>
          </w:tcPr>
          <w:p w14:paraId="10FEDDA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Wyoming</w:t>
            </w:r>
          </w:p>
        </w:tc>
        <w:tc>
          <w:tcPr>
            <w:tcW w:w="1164" w:type="pct"/>
            <w:noWrap/>
            <w:hideMark/>
          </w:tcPr>
          <w:p w14:paraId="1C8946E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5972B8F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Nova Scotia, Canada</w:t>
            </w:r>
          </w:p>
        </w:tc>
        <w:tc>
          <w:tcPr>
            <w:tcW w:w="1235" w:type="pct"/>
            <w:noWrap/>
            <w:hideMark/>
          </w:tcPr>
          <w:p w14:paraId="212F489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w:t>
            </w:r>
          </w:p>
        </w:tc>
      </w:tr>
      <w:tr w:rsidR="006A19A4" w:rsidRPr="006A19A4" w14:paraId="56CC128C" w14:textId="77777777" w:rsidTr="006A19A4">
        <w:trPr>
          <w:trHeight w:val="300"/>
        </w:trPr>
        <w:tc>
          <w:tcPr>
            <w:tcW w:w="718" w:type="pct"/>
            <w:noWrap/>
            <w:hideMark/>
          </w:tcPr>
          <w:p w14:paraId="592373F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Minnesota</w:t>
            </w:r>
          </w:p>
        </w:tc>
        <w:tc>
          <w:tcPr>
            <w:tcW w:w="1164" w:type="pct"/>
            <w:noWrap/>
            <w:hideMark/>
          </w:tcPr>
          <w:p w14:paraId="4025854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7A76E2D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Ohio, United States of America</w:t>
            </w:r>
          </w:p>
        </w:tc>
        <w:tc>
          <w:tcPr>
            <w:tcW w:w="1235" w:type="pct"/>
            <w:noWrap/>
            <w:hideMark/>
          </w:tcPr>
          <w:p w14:paraId="3DEA0B9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6B41E9D2" w14:textId="77777777" w:rsidTr="006A19A4">
        <w:trPr>
          <w:trHeight w:val="300"/>
        </w:trPr>
        <w:tc>
          <w:tcPr>
            <w:tcW w:w="718" w:type="pct"/>
            <w:noWrap/>
            <w:hideMark/>
          </w:tcPr>
          <w:p w14:paraId="6DF06B8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lastRenderedPageBreak/>
              <w:t>Wyoming</w:t>
            </w:r>
          </w:p>
        </w:tc>
        <w:tc>
          <w:tcPr>
            <w:tcW w:w="1164" w:type="pct"/>
            <w:noWrap/>
            <w:hideMark/>
          </w:tcPr>
          <w:p w14:paraId="3B59549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6D0EC9C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Ohio, United States of America</w:t>
            </w:r>
          </w:p>
        </w:tc>
        <w:tc>
          <w:tcPr>
            <w:tcW w:w="1235" w:type="pct"/>
            <w:noWrap/>
            <w:hideMark/>
          </w:tcPr>
          <w:p w14:paraId="6B605FA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507643DE" w14:textId="77777777" w:rsidTr="006A19A4">
        <w:trPr>
          <w:trHeight w:val="300"/>
        </w:trPr>
        <w:tc>
          <w:tcPr>
            <w:tcW w:w="718" w:type="pct"/>
            <w:noWrap/>
            <w:hideMark/>
          </w:tcPr>
          <w:p w14:paraId="5AB415F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Minnesota</w:t>
            </w:r>
          </w:p>
        </w:tc>
        <w:tc>
          <w:tcPr>
            <w:tcW w:w="1164" w:type="pct"/>
            <w:noWrap/>
            <w:hideMark/>
          </w:tcPr>
          <w:p w14:paraId="49BCC97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6A893D9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Ontario, Canada</w:t>
            </w:r>
          </w:p>
        </w:tc>
        <w:tc>
          <w:tcPr>
            <w:tcW w:w="1235" w:type="pct"/>
            <w:noWrap/>
            <w:hideMark/>
          </w:tcPr>
          <w:p w14:paraId="2E0D54A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19</w:t>
            </w:r>
          </w:p>
        </w:tc>
      </w:tr>
      <w:tr w:rsidR="006A19A4" w:rsidRPr="006A19A4" w14:paraId="70FE9174" w14:textId="77777777" w:rsidTr="006A19A4">
        <w:trPr>
          <w:trHeight w:val="300"/>
        </w:trPr>
        <w:tc>
          <w:tcPr>
            <w:tcW w:w="718" w:type="pct"/>
            <w:noWrap/>
            <w:hideMark/>
          </w:tcPr>
          <w:p w14:paraId="64167F6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Wyoming</w:t>
            </w:r>
          </w:p>
        </w:tc>
        <w:tc>
          <w:tcPr>
            <w:tcW w:w="1164" w:type="pct"/>
            <w:noWrap/>
            <w:hideMark/>
          </w:tcPr>
          <w:p w14:paraId="4E217D0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75C5AE9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Ontario, Canada</w:t>
            </w:r>
          </w:p>
        </w:tc>
        <w:tc>
          <w:tcPr>
            <w:tcW w:w="1235" w:type="pct"/>
            <w:noWrap/>
            <w:hideMark/>
          </w:tcPr>
          <w:p w14:paraId="3BC789C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19</w:t>
            </w:r>
          </w:p>
        </w:tc>
      </w:tr>
      <w:tr w:rsidR="006A19A4" w:rsidRPr="006A19A4" w14:paraId="542B63E9" w14:textId="77777777" w:rsidTr="006A19A4">
        <w:trPr>
          <w:trHeight w:val="300"/>
        </w:trPr>
        <w:tc>
          <w:tcPr>
            <w:tcW w:w="718" w:type="pct"/>
            <w:noWrap/>
            <w:hideMark/>
          </w:tcPr>
          <w:p w14:paraId="711F056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Minnesota</w:t>
            </w:r>
          </w:p>
        </w:tc>
        <w:tc>
          <w:tcPr>
            <w:tcW w:w="1164" w:type="pct"/>
            <w:noWrap/>
            <w:hideMark/>
          </w:tcPr>
          <w:p w14:paraId="4E1E25F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75A44D5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Prince Edward Island, Canada</w:t>
            </w:r>
          </w:p>
        </w:tc>
        <w:tc>
          <w:tcPr>
            <w:tcW w:w="1235" w:type="pct"/>
            <w:noWrap/>
            <w:hideMark/>
          </w:tcPr>
          <w:p w14:paraId="3B37510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11</w:t>
            </w:r>
          </w:p>
        </w:tc>
      </w:tr>
      <w:tr w:rsidR="006A19A4" w:rsidRPr="006A19A4" w14:paraId="0991D5C0" w14:textId="77777777" w:rsidTr="006A19A4">
        <w:trPr>
          <w:trHeight w:val="300"/>
        </w:trPr>
        <w:tc>
          <w:tcPr>
            <w:tcW w:w="718" w:type="pct"/>
            <w:noWrap/>
            <w:hideMark/>
          </w:tcPr>
          <w:p w14:paraId="1FA4C59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Wyoming</w:t>
            </w:r>
          </w:p>
        </w:tc>
        <w:tc>
          <w:tcPr>
            <w:tcW w:w="1164" w:type="pct"/>
            <w:noWrap/>
            <w:hideMark/>
          </w:tcPr>
          <w:p w14:paraId="0F3D644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413C247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Prince Edward Island, Canada</w:t>
            </w:r>
          </w:p>
        </w:tc>
        <w:tc>
          <w:tcPr>
            <w:tcW w:w="1235" w:type="pct"/>
            <w:noWrap/>
            <w:hideMark/>
          </w:tcPr>
          <w:p w14:paraId="3B50106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11</w:t>
            </w:r>
          </w:p>
        </w:tc>
      </w:tr>
      <w:tr w:rsidR="006A19A4" w:rsidRPr="006A19A4" w14:paraId="211C548E" w14:textId="77777777" w:rsidTr="006A19A4">
        <w:trPr>
          <w:trHeight w:val="300"/>
        </w:trPr>
        <w:tc>
          <w:tcPr>
            <w:tcW w:w="718" w:type="pct"/>
            <w:noWrap/>
            <w:hideMark/>
          </w:tcPr>
          <w:p w14:paraId="3AC1DF2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Minnesota</w:t>
            </w:r>
          </w:p>
        </w:tc>
        <w:tc>
          <w:tcPr>
            <w:tcW w:w="1164" w:type="pct"/>
            <w:noWrap/>
            <w:hideMark/>
          </w:tcPr>
          <w:p w14:paraId="3A9B6C3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7793033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Québec, Canada</w:t>
            </w:r>
          </w:p>
        </w:tc>
        <w:tc>
          <w:tcPr>
            <w:tcW w:w="1235" w:type="pct"/>
            <w:noWrap/>
            <w:hideMark/>
          </w:tcPr>
          <w:p w14:paraId="5DEE7C1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w:t>
            </w:r>
          </w:p>
        </w:tc>
      </w:tr>
      <w:tr w:rsidR="006A19A4" w:rsidRPr="006A19A4" w14:paraId="3DCD9030" w14:textId="77777777" w:rsidTr="006A19A4">
        <w:trPr>
          <w:trHeight w:val="300"/>
        </w:trPr>
        <w:tc>
          <w:tcPr>
            <w:tcW w:w="718" w:type="pct"/>
            <w:noWrap/>
            <w:hideMark/>
          </w:tcPr>
          <w:p w14:paraId="56E4944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Wyoming</w:t>
            </w:r>
          </w:p>
        </w:tc>
        <w:tc>
          <w:tcPr>
            <w:tcW w:w="1164" w:type="pct"/>
            <w:noWrap/>
            <w:hideMark/>
          </w:tcPr>
          <w:p w14:paraId="1A18D5E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45D22F7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Québec, Canada</w:t>
            </w:r>
          </w:p>
        </w:tc>
        <w:tc>
          <w:tcPr>
            <w:tcW w:w="1235" w:type="pct"/>
            <w:noWrap/>
            <w:hideMark/>
          </w:tcPr>
          <w:p w14:paraId="2B74E04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w:t>
            </w:r>
          </w:p>
        </w:tc>
      </w:tr>
      <w:tr w:rsidR="006A19A4" w:rsidRPr="006A19A4" w14:paraId="3CCCEA08" w14:textId="77777777" w:rsidTr="006A19A4">
        <w:trPr>
          <w:trHeight w:val="300"/>
        </w:trPr>
        <w:tc>
          <w:tcPr>
            <w:tcW w:w="718" w:type="pct"/>
            <w:noWrap/>
            <w:hideMark/>
          </w:tcPr>
          <w:p w14:paraId="12214D5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Minnesota</w:t>
            </w:r>
          </w:p>
        </w:tc>
        <w:tc>
          <w:tcPr>
            <w:tcW w:w="1164" w:type="pct"/>
            <w:noWrap/>
            <w:hideMark/>
          </w:tcPr>
          <w:p w14:paraId="22A0DC8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1038B2F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South Dakota, United States of America</w:t>
            </w:r>
          </w:p>
        </w:tc>
        <w:tc>
          <w:tcPr>
            <w:tcW w:w="1235" w:type="pct"/>
            <w:noWrap/>
            <w:hideMark/>
          </w:tcPr>
          <w:p w14:paraId="6A36364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w:t>
            </w:r>
          </w:p>
        </w:tc>
      </w:tr>
      <w:tr w:rsidR="006A19A4" w:rsidRPr="006A19A4" w14:paraId="79347DEA" w14:textId="77777777" w:rsidTr="006A19A4">
        <w:trPr>
          <w:trHeight w:val="300"/>
        </w:trPr>
        <w:tc>
          <w:tcPr>
            <w:tcW w:w="718" w:type="pct"/>
            <w:noWrap/>
            <w:hideMark/>
          </w:tcPr>
          <w:p w14:paraId="1C3AFD2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Wyoming</w:t>
            </w:r>
          </w:p>
        </w:tc>
        <w:tc>
          <w:tcPr>
            <w:tcW w:w="1164" w:type="pct"/>
            <w:noWrap/>
            <w:hideMark/>
          </w:tcPr>
          <w:p w14:paraId="1E0E057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1AF3EF8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South Dakota, United States of America</w:t>
            </w:r>
          </w:p>
        </w:tc>
        <w:tc>
          <w:tcPr>
            <w:tcW w:w="1235" w:type="pct"/>
            <w:noWrap/>
            <w:hideMark/>
          </w:tcPr>
          <w:p w14:paraId="1B391DA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w:t>
            </w:r>
          </w:p>
        </w:tc>
      </w:tr>
      <w:tr w:rsidR="006A19A4" w:rsidRPr="006A19A4" w14:paraId="46F8F676" w14:textId="77777777" w:rsidTr="006A19A4">
        <w:trPr>
          <w:trHeight w:val="300"/>
        </w:trPr>
        <w:tc>
          <w:tcPr>
            <w:tcW w:w="718" w:type="pct"/>
            <w:noWrap/>
            <w:hideMark/>
          </w:tcPr>
          <w:p w14:paraId="6DCF74D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Minnesota</w:t>
            </w:r>
          </w:p>
        </w:tc>
        <w:tc>
          <w:tcPr>
            <w:tcW w:w="1164" w:type="pct"/>
            <w:noWrap/>
            <w:hideMark/>
          </w:tcPr>
          <w:p w14:paraId="4AC144A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7374771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Tennessee, United States of America</w:t>
            </w:r>
          </w:p>
        </w:tc>
        <w:tc>
          <w:tcPr>
            <w:tcW w:w="1235" w:type="pct"/>
            <w:noWrap/>
            <w:hideMark/>
          </w:tcPr>
          <w:p w14:paraId="560989D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4A36A759" w14:textId="77777777" w:rsidTr="006A19A4">
        <w:trPr>
          <w:trHeight w:val="300"/>
        </w:trPr>
        <w:tc>
          <w:tcPr>
            <w:tcW w:w="718" w:type="pct"/>
            <w:noWrap/>
            <w:hideMark/>
          </w:tcPr>
          <w:p w14:paraId="5813D70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Wyoming</w:t>
            </w:r>
          </w:p>
        </w:tc>
        <w:tc>
          <w:tcPr>
            <w:tcW w:w="1164" w:type="pct"/>
            <w:noWrap/>
            <w:hideMark/>
          </w:tcPr>
          <w:p w14:paraId="0C2DBA7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5156DED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Tennessee, United States of America</w:t>
            </w:r>
          </w:p>
        </w:tc>
        <w:tc>
          <w:tcPr>
            <w:tcW w:w="1235" w:type="pct"/>
            <w:noWrap/>
            <w:hideMark/>
          </w:tcPr>
          <w:p w14:paraId="0CAFAAC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78E683B1" w14:textId="77777777" w:rsidTr="006A19A4">
        <w:trPr>
          <w:trHeight w:val="300"/>
        </w:trPr>
        <w:tc>
          <w:tcPr>
            <w:tcW w:w="718" w:type="pct"/>
            <w:noWrap/>
            <w:hideMark/>
          </w:tcPr>
          <w:p w14:paraId="2DBED72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Minnesota</w:t>
            </w:r>
          </w:p>
        </w:tc>
        <w:tc>
          <w:tcPr>
            <w:tcW w:w="1164" w:type="pct"/>
            <w:noWrap/>
            <w:hideMark/>
          </w:tcPr>
          <w:p w14:paraId="0D4FBFA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4777C85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Texas, United States of America</w:t>
            </w:r>
          </w:p>
        </w:tc>
        <w:tc>
          <w:tcPr>
            <w:tcW w:w="1235" w:type="pct"/>
            <w:noWrap/>
            <w:hideMark/>
          </w:tcPr>
          <w:p w14:paraId="594CF88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5DF8577D" w14:textId="77777777" w:rsidTr="006A19A4">
        <w:trPr>
          <w:trHeight w:val="300"/>
        </w:trPr>
        <w:tc>
          <w:tcPr>
            <w:tcW w:w="718" w:type="pct"/>
            <w:noWrap/>
            <w:hideMark/>
          </w:tcPr>
          <w:p w14:paraId="3E570FC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Wyoming</w:t>
            </w:r>
          </w:p>
        </w:tc>
        <w:tc>
          <w:tcPr>
            <w:tcW w:w="1164" w:type="pct"/>
            <w:noWrap/>
            <w:hideMark/>
          </w:tcPr>
          <w:p w14:paraId="2D05A73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4CEC422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Texas, United States of America</w:t>
            </w:r>
          </w:p>
        </w:tc>
        <w:tc>
          <w:tcPr>
            <w:tcW w:w="1235" w:type="pct"/>
            <w:noWrap/>
            <w:hideMark/>
          </w:tcPr>
          <w:p w14:paraId="1EB3420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545829AA" w14:textId="77777777" w:rsidTr="006A19A4">
        <w:trPr>
          <w:trHeight w:val="300"/>
        </w:trPr>
        <w:tc>
          <w:tcPr>
            <w:tcW w:w="718" w:type="pct"/>
            <w:noWrap/>
            <w:hideMark/>
          </w:tcPr>
          <w:p w14:paraId="1B412D8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Minnesota</w:t>
            </w:r>
          </w:p>
        </w:tc>
        <w:tc>
          <w:tcPr>
            <w:tcW w:w="1164" w:type="pct"/>
            <w:noWrap/>
            <w:hideMark/>
          </w:tcPr>
          <w:p w14:paraId="2E7D5D9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1A7BCB1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Wisconsin, United States of America</w:t>
            </w:r>
          </w:p>
        </w:tc>
        <w:tc>
          <w:tcPr>
            <w:tcW w:w="1235" w:type="pct"/>
            <w:noWrap/>
            <w:hideMark/>
          </w:tcPr>
          <w:p w14:paraId="1A29E58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297022D0" w14:textId="77777777" w:rsidTr="006A19A4">
        <w:trPr>
          <w:trHeight w:val="300"/>
        </w:trPr>
        <w:tc>
          <w:tcPr>
            <w:tcW w:w="718" w:type="pct"/>
            <w:noWrap/>
            <w:hideMark/>
          </w:tcPr>
          <w:p w14:paraId="5543379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Wyoming</w:t>
            </w:r>
          </w:p>
        </w:tc>
        <w:tc>
          <w:tcPr>
            <w:tcW w:w="1164" w:type="pct"/>
            <w:noWrap/>
            <w:hideMark/>
          </w:tcPr>
          <w:p w14:paraId="0EB9B8F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3/25/2022</w:t>
            </w:r>
          </w:p>
        </w:tc>
        <w:tc>
          <w:tcPr>
            <w:tcW w:w="1883" w:type="pct"/>
            <w:noWrap/>
            <w:hideMark/>
          </w:tcPr>
          <w:p w14:paraId="05F8916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Wisconsin, United States of America</w:t>
            </w:r>
          </w:p>
        </w:tc>
        <w:tc>
          <w:tcPr>
            <w:tcW w:w="1235" w:type="pct"/>
            <w:noWrap/>
            <w:hideMark/>
          </w:tcPr>
          <w:p w14:paraId="2BEFCBF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59B56D34" w14:textId="77777777" w:rsidTr="006A19A4">
        <w:trPr>
          <w:trHeight w:val="300"/>
        </w:trPr>
        <w:tc>
          <w:tcPr>
            <w:tcW w:w="718" w:type="pct"/>
            <w:noWrap/>
            <w:hideMark/>
          </w:tcPr>
          <w:p w14:paraId="4DF450D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Dakota</w:t>
            </w:r>
          </w:p>
        </w:tc>
        <w:tc>
          <w:tcPr>
            <w:tcW w:w="1164" w:type="pct"/>
            <w:noWrap/>
            <w:hideMark/>
          </w:tcPr>
          <w:p w14:paraId="30CF1D2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3/27/2022</w:t>
            </w:r>
          </w:p>
        </w:tc>
        <w:tc>
          <w:tcPr>
            <w:tcW w:w="1883" w:type="pct"/>
            <w:noWrap/>
            <w:hideMark/>
          </w:tcPr>
          <w:p w14:paraId="149F40F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 United States of America</w:t>
            </w:r>
          </w:p>
        </w:tc>
        <w:tc>
          <w:tcPr>
            <w:tcW w:w="1235" w:type="pct"/>
            <w:noWrap/>
            <w:hideMark/>
          </w:tcPr>
          <w:p w14:paraId="3C8BC94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40321DD0" w14:textId="77777777" w:rsidTr="006A19A4">
        <w:trPr>
          <w:trHeight w:val="300"/>
        </w:trPr>
        <w:tc>
          <w:tcPr>
            <w:tcW w:w="718" w:type="pct"/>
            <w:noWrap/>
            <w:hideMark/>
          </w:tcPr>
          <w:p w14:paraId="202B378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Dakota</w:t>
            </w:r>
          </w:p>
        </w:tc>
        <w:tc>
          <w:tcPr>
            <w:tcW w:w="1164" w:type="pct"/>
            <w:noWrap/>
            <w:hideMark/>
          </w:tcPr>
          <w:p w14:paraId="34FD6B5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3/27/2022</w:t>
            </w:r>
          </w:p>
        </w:tc>
        <w:tc>
          <w:tcPr>
            <w:tcW w:w="1883" w:type="pct"/>
            <w:noWrap/>
            <w:hideMark/>
          </w:tcPr>
          <w:p w14:paraId="790BBEC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Florida, United States of America</w:t>
            </w:r>
          </w:p>
        </w:tc>
        <w:tc>
          <w:tcPr>
            <w:tcW w:w="1235" w:type="pct"/>
            <w:noWrap/>
            <w:hideMark/>
          </w:tcPr>
          <w:p w14:paraId="52A2876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w:t>
            </w:r>
          </w:p>
        </w:tc>
      </w:tr>
      <w:tr w:rsidR="006A19A4" w:rsidRPr="006A19A4" w14:paraId="4E4E786E" w14:textId="77777777" w:rsidTr="006A19A4">
        <w:trPr>
          <w:trHeight w:val="300"/>
        </w:trPr>
        <w:tc>
          <w:tcPr>
            <w:tcW w:w="718" w:type="pct"/>
            <w:noWrap/>
            <w:hideMark/>
          </w:tcPr>
          <w:p w14:paraId="5DAE9DC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Dakota</w:t>
            </w:r>
          </w:p>
        </w:tc>
        <w:tc>
          <w:tcPr>
            <w:tcW w:w="1164" w:type="pct"/>
            <w:noWrap/>
            <w:hideMark/>
          </w:tcPr>
          <w:p w14:paraId="0EE71C9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3/27/2022</w:t>
            </w:r>
          </w:p>
        </w:tc>
        <w:tc>
          <w:tcPr>
            <w:tcW w:w="1883" w:type="pct"/>
            <w:noWrap/>
            <w:hideMark/>
          </w:tcPr>
          <w:p w14:paraId="5340325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Illinois, United States of America</w:t>
            </w:r>
          </w:p>
        </w:tc>
        <w:tc>
          <w:tcPr>
            <w:tcW w:w="1235" w:type="pct"/>
            <w:noWrap/>
            <w:hideMark/>
          </w:tcPr>
          <w:p w14:paraId="60D7B52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2296C26E" w14:textId="77777777" w:rsidTr="006A19A4">
        <w:trPr>
          <w:trHeight w:val="300"/>
        </w:trPr>
        <w:tc>
          <w:tcPr>
            <w:tcW w:w="718" w:type="pct"/>
            <w:noWrap/>
            <w:hideMark/>
          </w:tcPr>
          <w:p w14:paraId="336F022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Dakota</w:t>
            </w:r>
          </w:p>
        </w:tc>
        <w:tc>
          <w:tcPr>
            <w:tcW w:w="1164" w:type="pct"/>
            <w:noWrap/>
            <w:hideMark/>
          </w:tcPr>
          <w:p w14:paraId="44B37FF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3/27/2022</w:t>
            </w:r>
          </w:p>
        </w:tc>
        <w:tc>
          <w:tcPr>
            <w:tcW w:w="1883" w:type="pct"/>
            <w:noWrap/>
            <w:hideMark/>
          </w:tcPr>
          <w:p w14:paraId="35411E1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Indiana, United States of America</w:t>
            </w:r>
          </w:p>
        </w:tc>
        <w:tc>
          <w:tcPr>
            <w:tcW w:w="1235" w:type="pct"/>
            <w:noWrap/>
            <w:hideMark/>
          </w:tcPr>
          <w:p w14:paraId="1E2C3FC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7892768C" w14:textId="77777777" w:rsidTr="006A19A4">
        <w:trPr>
          <w:trHeight w:val="300"/>
        </w:trPr>
        <w:tc>
          <w:tcPr>
            <w:tcW w:w="718" w:type="pct"/>
            <w:noWrap/>
            <w:hideMark/>
          </w:tcPr>
          <w:p w14:paraId="0CADBE5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Dakota</w:t>
            </w:r>
          </w:p>
        </w:tc>
        <w:tc>
          <w:tcPr>
            <w:tcW w:w="1164" w:type="pct"/>
            <w:noWrap/>
            <w:hideMark/>
          </w:tcPr>
          <w:p w14:paraId="006BFB4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3/27/2022</w:t>
            </w:r>
          </w:p>
        </w:tc>
        <w:tc>
          <w:tcPr>
            <w:tcW w:w="1883" w:type="pct"/>
            <w:noWrap/>
            <w:hideMark/>
          </w:tcPr>
          <w:p w14:paraId="4993AD4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Iowa, United States of America</w:t>
            </w:r>
          </w:p>
        </w:tc>
        <w:tc>
          <w:tcPr>
            <w:tcW w:w="1235" w:type="pct"/>
            <w:noWrap/>
            <w:hideMark/>
          </w:tcPr>
          <w:p w14:paraId="416C735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14</w:t>
            </w:r>
          </w:p>
        </w:tc>
      </w:tr>
      <w:tr w:rsidR="006A19A4" w:rsidRPr="006A19A4" w14:paraId="27970618" w14:textId="77777777" w:rsidTr="006A19A4">
        <w:trPr>
          <w:trHeight w:val="300"/>
        </w:trPr>
        <w:tc>
          <w:tcPr>
            <w:tcW w:w="718" w:type="pct"/>
            <w:noWrap/>
            <w:hideMark/>
          </w:tcPr>
          <w:p w14:paraId="25DAC8C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Dakota</w:t>
            </w:r>
          </w:p>
        </w:tc>
        <w:tc>
          <w:tcPr>
            <w:tcW w:w="1164" w:type="pct"/>
            <w:noWrap/>
            <w:hideMark/>
          </w:tcPr>
          <w:p w14:paraId="555648B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3/27/2022</w:t>
            </w:r>
          </w:p>
        </w:tc>
        <w:tc>
          <w:tcPr>
            <w:tcW w:w="1883" w:type="pct"/>
            <w:noWrap/>
            <w:hideMark/>
          </w:tcPr>
          <w:p w14:paraId="6A2FC7E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Kansas, United States of America</w:t>
            </w:r>
          </w:p>
        </w:tc>
        <w:tc>
          <w:tcPr>
            <w:tcW w:w="1235" w:type="pct"/>
            <w:noWrap/>
            <w:hideMark/>
          </w:tcPr>
          <w:p w14:paraId="4614D0B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11</w:t>
            </w:r>
          </w:p>
        </w:tc>
      </w:tr>
      <w:tr w:rsidR="006A19A4" w:rsidRPr="006A19A4" w14:paraId="15F829DE" w14:textId="77777777" w:rsidTr="006A19A4">
        <w:trPr>
          <w:trHeight w:val="300"/>
        </w:trPr>
        <w:tc>
          <w:tcPr>
            <w:tcW w:w="718" w:type="pct"/>
            <w:noWrap/>
            <w:hideMark/>
          </w:tcPr>
          <w:p w14:paraId="67D1A0D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Dakota</w:t>
            </w:r>
          </w:p>
        </w:tc>
        <w:tc>
          <w:tcPr>
            <w:tcW w:w="1164" w:type="pct"/>
            <w:noWrap/>
            <w:hideMark/>
          </w:tcPr>
          <w:p w14:paraId="7014DF1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3/27/2022</w:t>
            </w:r>
          </w:p>
        </w:tc>
        <w:tc>
          <w:tcPr>
            <w:tcW w:w="1883" w:type="pct"/>
            <w:noWrap/>
            <w:hideMark/>
          </w:tcPr>
          <w:p w14:paraId="6BBFD7B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Maine, United States of America</w:t>
            </w:r>
          </w:p>
        </w:tc>
        <w:tc>
          <w:tcPr>
            <w:tcW w:w="1235" w:type="pct"/>
            <w:noWrap/>
            <w:hideMark/>
          </w:tcPr>
          <w:p w14:paraId="39C3574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18</w:t>
            </w:r>
          </w:p>
        </w:tc>
      </w:tr>
      <w:tr w:rsidR="006A19A4" w:rsidRPr="006A19A4" w14:paraId="40644181" w14:textId="77777777" w:rsidTr="006A19A4">
        <w:trPr>
          <w:trHeight w:val="300"/>
        </w:trPr>
        <w:tc>
          <w:tcPr>
            <w:tcW w:w="718" w:type="pct"/>
            <w:noWrap/>
            <w:hideMark/>
          </w:tcPr>
          <w:p w14:paraId="6C6AF2C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Dakota</w:t>
            </w:r>
          </w:p>
        </w:tc>
        <w:tc>
          <w:tcPr>
            <w:tcW w:w="1164" w:type="pct"/>
            <w:noWrap/>
            <w:hideMark/>
          </w:tcPr>
          <w:p w14:paraId="5DF0A0E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3/27/2022</w:t>
            </w:r>
          </w:p>
        </w:tc>
        <w:tc>
          <w:tcPr>
            <w:tcW w:w="1883" w:type="pct"/>
            <w:noWrap/>
            <w:hideMark/>
          </w:tcPr>
          <w:p w14:paraId="735A557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Maryland, United States of America</w:t>
            </w:r>
          </w:p>
        </w:tc>
        <w:tc>
          <w:tcPr>
            <w:tcW w:w="1235" w:type="pct"/>
            <w:noWrap/>
            <w:hideMark/>
          </w:tcPr>
          <w:p w14:paraId="6B8DF7B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11</w:t>
            </w:r>
          </w:p>
        </w:tc>
      </w:tr>
      <w:tr w:rsidR="006A19A4" w:rsidRPr="006A19A4" w14:paraId="67962CCC" w14:textId="77777777" w:rsidTr="006A19A4">
        <w:trPr>
          <w:trHeight w:val="300"/>
        </w:trPr>
        <w:tc>
          <w:tcPr>
            <w:tcW w:w="718" w:type="pct"/>
            <w:noWrap/>
            <w:hideMark/>
          </w:tcPr>
          <w:p w14:paraId="6131C39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Dakota</w:t>
            </w:r>
          </w:p>
        </w:tc>
        <w:tc>
          <w:tcPr>
            <w:tcW w:w="1164" w:type="pct"/>
            <w:noWrap/>
            <w:hideMark/>
          </w:tcPr>
          <w:p w14:paraId="4D2A180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3/27/2022</w:t>
            </w:r>
          </w:p>
        </w:tc>
        <w:tc>
          <w:tcPr>
            <w:tcW w:w="1883" w:type="pct"/>
            <w:noWrap/>
            <w:hideMark/>
          </w:tcPr>
          <w:p w14:paraId="62E8B50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Massachusetts, United States of America</w:t>
            </w:r>
          </w:p>
        </w:tc>
        <w:tc>
          <w:tcPr>
            <w:tcW w:w="1235" w:type="pct"/>
            <w:noWrap/>
            <w:hideMark/>
          </w:tcPr>
          <w:p w14:paraId="1475003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2F636839" w14:textId="77777777" w:rsidTr="006A19A4">
        <w:trPr>
          <w:trHeight w:val="300"/>
        </w:trPr>
        <w:tc>
          <w:tcPr>
            <w:tcW w:w="718" w:type="pct"/>
            <w:noWrap/>
            <w:hideMark/>
          </w:tcPr>
          <w:p w14:paraId="074180C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Dakota</w:t>
            </w:r>
          </w:p>
        </w:tc>
        <w:tc>
          <w:tcPr>
            <w:tcW w:w="1164" w:type="pct"/>
            <w:noWrap/>
            <w:hideMark/>
          </w:tcPr>
          <w:p w14:paraId="76F51C2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3/27/2022</w:t>
            </w:r>
          </w:p>
        </w:tc>
        <w:tc>
          <w:tcPr>
            <w:tcW w:w="1883" w:type="pct"/>
            <w:noWrap/>
            <w:hideMark/>
          </w:tcPr>
          <w:p w14:paraId="34457B7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 United States of America</w:t>
            </w:r>
          </w:p>
        </w:tc>
        <w:tc>
          <w:tcPr>
            <w:tcW w:w="1235" w:type="pct"/>
            <w:noWrap/>
            <w:hideMark/>
          </w:tcPr>
          <w:p w14:paraId="689ECE7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74A8BFB0" w14:textId="77777777" w:rsidTr="006A19A4">
        <w:trPr>
          <w:trHeight w:val="300"/>
        </w:trPr>
        <w:tc>
          <w:tcPr>
            <w:tcW w:w="718" w:type="pct"/>
            <w:noWrap/>
            <w:hideMark/>
          </w:tcPr>
          <w:p w14:paraId="13A2270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Dakota</w:t>
            </w:r>
          </w:p>
        </w:tc>
        <w:tc>
          <w:tcPr>
            <w:tcW w:w="1164" w:type="pct"/>
            <w:noWrap/>
            <w:hideMark/>
          </w:tcPr>
          <w:p w14:paraId="4EBF121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3/27/2022</w:t>
            </w:r>
          </w:p>
        </w:tc>
        <w:tc>
          <w:tcPr>
            <w:tcW w:w="1883" w:type="pct"/>
            <w:noWrap/>
            <w:hideMark/>
          </w:tcPr>
          <w:p w14:paraId="132646E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Missouri, United States of America</w:t>
            </w:r>
          </w:p>
        </w:tc>
        <w:tc>
          <w:tcPr>
            <w:tcW w:w="1235" w:type="pct"/>
            <w:noWrap/>
            <w:hideMark/>
          </w:tcPr>
          <w:p w14:paraId="3E7A4B5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15</w:t>
            </w:r>
          </w:p>
        </w:tc>
      </w:tr>
      <w:tr w:rsidR="006A19A4" w:rsidRPr="006A19A4" w14:paraId="3041D999" w14:textId="77777777" w:rsidTr="006A19A4">
        <w:trPr>
          <w:trHeight w:val="300"/>
        </w:trPr>
        <w:tc>
          <w:tcPr>
            <w:tcW w:w="718" w:type="pct"/>
            <w:noWrap/>
            <w:hideMark/>
          </w:tcPr>
          <w:p w14:paraId="08CEAB8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Dakota</w:t>
            </w:r>
          </w:p>
        </w:tc>
        <w:tc>
          <w:tcPr>
            <w:tcW w:w="1164" w:type="pct"/>
            <w:noWrap/>
            <w:hideMark/>
          </w:tcPr>
          <w:p w14:paraId="7B97967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3/27/2022</w:t>
            </w:r>
          </w:p>
        </w:tc>
        <w:tc>
          <w:tcPr>
            <w:tcW w:w="1883" w:type="pct"/>
            <w:noWrap/>
            <w:hideMark/>
          </w:tcPr>
          <w:p w14:paraId="01750C9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Nebraska, United States of America</w:t>
            </w:r>
          </w:p>
        </w:tc>
        <w:tc>
          <w:tcPr>
            <w:tcW w:w="1235" w:type="pct"/>
            <w:noWrap/>
            <w:hideMark/>
          </w:tcPr>
          <w:p w14:paraId="02707B9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w:t>
            </w:r>
          </w:p>
        </w:tc>
      </w:tr>
      <w:tr w:rsidR="006A19A4" w:rsidRPr="006A19A4" w14:paraId="13420DA6" w14:textId="77777777" w:rsidTr="006A19A4">
        <w:trPr>
          <w:trHeight w:val="300"/>
        </w:trPr>
        <w:tc>
          <w:tcPr>
            <w:tcW w:w="718" w:type="pct"/>
            <w:noWrap/>
            <w:hideMark/>
          </w:tcPr>
          <w:p w14:paraId="6945991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Dakota</w:t>
            </w:r>
          </w:p>
        </w:tc>
        <w:tc>
          <w:tcPr>
            <w:tcW w:w="1164" w:type="pct"/>
            <w:noWrap/>
            <w:hideMark/>
          </w:tcPr>
          <w:p w14:paraId="2E0EABA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3/27/2022</w:t>
            </w:r>
          </w:p>
        </w:tc>
        <w:tc>
          <w:tcPr>
            <w:tcW w:w="1883" w:type="pct"/>
            <w:noWrap/>
            <w:hideMark/>
          </w:tcPr>
          <w:p w14:paraId="03DC394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Brunswick, Canada</w:t>
            </w:r>
          </w:p>
        </w:tc>
        <w:tc>
          <w:tcPr>
            <w:tcW w:w="1235" w:type="pct"/>
            <w:noWrap/>
            <w:hideMark/>
          </w:tcPr>
          <w:p w14:paraId="328E2C3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35</w:t>
            </w:r>
          </w:p>
        </w:tc>
      </w:tr>
      <w:tr w:rsidR="006A19A4" w:rsidRPr="006A19A4" w14:paraId="320B0CC9" w14:textId="77777777" w:rsidTr="006A19A4">
        <w:trPr>
          <w:trHeight w:val="300"/>
        </w:trPr>
        <w:tc>
          <w:tcPr>
            <w:tcW w:w="718" w:type="pct"/>
            <w:noWrap/>
            <w:hideMark/>
          </w:tcPr>
          <w:p w14:paraId="6812557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lastRenderedPageBreak/>
              <w:t>North Dakota</w:t>
            </w:r>
          </w:p>
        </w:tc>
        <w:tc>
          <w:tcPr>
            <w:tcW w:w="1164" w:type="pct"/>
            <w:noWrap/>
            <w:hideMark/>
          </w:tcPr>
          <w:p w14:paraId="2265D75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3/27/2022</w:t>
            </w:r>
          </w:p>
        </w:tc>
        <w:tc>
          <w:tcPr>
            <w:tcW w:w="1883" w:type="pct"/>
            <w:noWrap/>
            <w:hideMark/>
          </w:tcPr>
          <w:p w14:paraId="3802793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Hampshire, United States of America</w:t>
            </w:r>
          </w:p>
        </w:tc>
        <w:tc>
          <w:tcPr>
            <w:tcW w:w="1235" w:type="pct"/>
            <w:noWrap/>
            <w:hideMark/>
          </w:tcPr>
          <w:p w14:paraId="51F1530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751BA35E" w14:textId="77777777" w:rsidTr="006A19A4">
        <w:trPr>
          <w:trHeight w:val="300"/>
        </w:trPr>
        <w:tc>
          <w:tcPr>
            <w:tcW w:w="718" w:type="pct"/>
            <w:noWrap/>
            <w:hideMark/>
          </w:tcPr>
          <w:p w14:paraId="6CF63B4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Dakota</w:t>
            </w:r>
          </w:p>
        </w:tc>
        <w:tc>
          <w:tcPr>
            <w:tcW w:w="1164" w:type="pct"/>
            <w:noWrap/>
            <w:hideMark/>
          </w:tcPr>
          <w:p w14:paraId="3D4E19B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3/27/2022</w:t>
            </w:r>
          </w:p>
        </w:tc>
        <w:tc>
          <w:tcPr>
            <w:tcW w:w="1883" w:type="pct"/>
            <w:noWrap/>
            <w:hideMark/>
          </w:tcPr>
          <w:p w14:paraId="783C8CF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 United States of America</w:t>
            </w:r>
          </w:p>
        </w:tc>
        <w:tc>
          <w:tcPr>
            <w:tcW w:w="1235" w:type="pct"/>
            <w:noWrap/>
            <w:hideMark/>
          </w:tcPr>
          <w:p w14:paraId="45F8CEA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7923130D" w14:textId="77777777" w:rsidTr="006A19A4">
        <w:trPr>
          <w:trHeight w:val="300"/>
        </w:trPr>
        <w:tc>
          <w:tcPr>
            <w:tcW w:w="718" w:type="pct"/>
            <w:noWrap/>
            <w:hideMark/>
          </w:tcPr>
          <w:p w14:paraId="405745C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Dakota</w:t>
            </w:r>
          </w:p>
        </w:tc>
        <w:tc>
          <w:tcPr>
            <w:tcW w:w="1164" w:type="pct"/>
            <w:noWrap/>
            <w:hideMark/>
          </w:tcPr>
          <w:p w14:paraId="6F1CF49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3/27/2022</w:t>
            </w:r>
          </w:p>
        </w:tc>
        <w:tc>
          <w:tcPr>
            <w:tcW w:w="1883" w:type="pct"/>
            <w:noWrap/>
            <w:hideMark/>
          </w:tcPr>
          <w:p w14:paraId="44DFB35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Carolina, United States of America</w:t>
            </w:r>
          </w:p>
        </w:tc>
        <w:tc>
          <w:tcPr>
            <w:tcW w:w="1235" w:type="pct"/>
            <w:noWrap/>
            <w:hideMark/>
          </w:tcPr>
          <w:p w14:paraId="54EF3DC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538279B6" w14:textId="77777777" w:rsidTr="006A19A4">
        <w:trPr>
          <w:trHeight w:val="300"/>
        </w:trPr>
        <w:tc>
          <w:tcPr>
            <w:tcW w:w="718" w:type="pct"/>
            <w:noWrap/>
            <w:hideMark/>
          </w:tcPr>
          <w:p w14:paraId="519EC64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Dakota</w:t>
            </w:r>
          </w:p>
        </w:tc>
        <w:tc>
          <w:tcPr>
            <w:tcW w:w="1164" w:type="pct"/>
            <w:noWrap/>
            <w:hideMark/>
          </w:tcPr>
          <w:p w14:paraId="532A0CB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3/27/2022</w:t>
            </w:r>
          </w:p>
        </w:tc>
        <w:tc>
          <w:tcPr>
            <w:tcW w:w="1883" w:type="pct"/>
            <w:noWrap/>
            <w:hideMark/>
          </w:tcPr>
          <w:p w14:paraId="0F37217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Nova Scotia, Canada</w:t>
            </w:r>
          </w:p>
        </w:tc>
        <w:tc>
          <w:tcPr>
            <w:tcW w:w="1235" w:type="pct"/>
            <w:noWrap/>
            <w:hideMark/>
          </w:tcPr>
          <w:p w14:paraId="510BF9F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w:t>
            </w:r>
          </w:p>
        </w:tc>
      </w:tr>
      <w:tr w:rsidR="006A19A4" w:rsidRPr="006A19A4" w14:paraId="536C16A3" w14:textId="77777777" w:rsidTr="006A19A4">
        <w:trPr>
          <w:trHeight w:val="300"/>
        </w:trPr>
        <w:tc>
          <w:tcPr>
            <w:tcW w:w="718" w:type="pct"/>
            <w:noWrap/>
            <w:hideMark/>
          </w:tcPr>
          <w:p w14:paraId="4F841F4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Dakota</w:t>
            </w:r>
          </w:p>
        </w:tc>
        <w:tc>
          <w:tcPr>
            <w:tcW w:w="1164" w:type="pct"/>
            <w:noWrap/>
            <w:hideMark/>
          </w:tcPr>
          <w:p w14:paraId="1AB17AD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3/27/2022</w:t>
            </w:r>
          </w:p>
        </w:tc>
        <w:tc>
          <w:tcPr>
            <w:tcW w:w="1883" w:type="pct"/>
            <w:noWrap/>
            <w:hideMark/>
          </w:tcPr>
          <w:p w14:paraId="25C1F72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Ohio, United States of America</w:t>
            </w:r>
          </w:p>
        </w:tc>
        <w:tc>
          <w:tcPr>
            <w:tcW w:w="1235" w:type="pct"/>
            <w:noWrap/>
            <w:hideMark/>
          </w:tcPr>
          <w:p w14:paraId="1D33485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5C17ABCD" w14:textId="77777777" w:rsidTr="006A19A4">
        <w:trPr>
          <w:trHeight w:val="300"/>
        </w:trPr>
        <w:tc>
          <w:tcPr>
            <w:tcW w:w="718" w:type="pct"/>
            <w:noWrap/>
            <w:hideMark/>
          </w:tcPr>
          <w:p w14:paraId="74AD58E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Dakota</w:t>
            </w:r>
          </w:p>
        </w:tc>
        <w:tc>
          <w:tcPr>
            <w:tcW w:w="1164" w:type="pct"/>
            <w:noWrap/>
            <w:hideMark/>
          </w:tcPr>
          <w:p w14:paraId="3938B97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3/27/2022</w:t>
            </w:r>
          </w:p>
        </w:tc>
        <w:tc>
          <w:tcPr>
            <w:tcW w:w="1883" w:type="pct"/>
            <w:noWrap/>
            <w:hideMark/>
          </w:tcPr>
          <w:p w14:paraId="5030B7F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Ontario, Canada</w:t>
            </w:r>
          </w:p>
        </w:tc>
        <w:tc>
          <w:tcPr>
            <w:tcW w:w="1235" w:type="pct"/>
            <w:noWrap/>
            <w:hideMark/>
          </w:tcPr>
          <w:p w14:paraId="780E6A7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19</w:t>
            </w:r>
          </w:p>
        </w:tc>
      </w:tr>
      <w:tr w:rsidR="006A19A4" w:rsidRPr="006A19A4" w14:paraId="580A8AC9" w14:textId="77777777" w:rsidTr="006A19A4">
        <w:trPr>
          <w:trHeight w:val="300"/>
        </w:trPr>
        <w:tc>
          <w:tcPr>
            <w:tcW w:w="718" w:type="pct"/>
            <w:noWrap/>
            <w:hideMark/>
          </w:tcPr>
          <w:p w14:paraId="1326BD7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Dakota</w:t>
            </w:r>
          </w:p>
        </w:tc>
        <w:tc>
          <w:tcPr>
            <w:tcW w:w="1164" w:type="pct"/>
            <w:noWrap/>
            <w:hideMark/>
          </w:tcPr>
          <w:p w14:paraId="503EC6C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3/27/2022</w:t>
            </w:r>
          </w:p>
        </w:tc>
        <w:tc>
          <w:tcPr>
            <w:tcW w:w="1883" w:type="pct"/>
            <w:noWrap/>
            <w:hideMark/>
          </w:tcPr>
          <w:p w14:paraId="135CD6F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Prince Edward Island, Canada</w:t>
            </w:r>
          </w:p>
        </w:tc>
        <w:tc>
          <w:tcPr>
            <w:tcW w:w="1235" w:type="pct"/>
            <w:noWrap/>
            <w:hideMark/>
          </w:tcPr>
          <w:p w14:paraId="6BAFF30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2372A520" w14:textId="77777777" w:rsidTr="006A19A4">
        <w:trPr>
          <w:trHeight w:val="300"/>
        </w:trPr>
        <w:tc>
          <w:tcPr>
            <w:tcW w:w="718" w:type="pct"/>
            <w:noWrap/>
            <w:hideMark/>
          </w:tcPr>
          <w:p w14:paraId="277B32F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Dakota</w:t>
            </w:r>
          </w:p>
        </w:tc>
        <w:tc>
          <w:tcPr>
            <w:tcW w:w="1164" w:type="pct"/>
            <w:noWrap/>
            <w:hideMark/>
          </w:tcPr>
          <w:p w14:paraId="3C5FD1F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3/27/2022</w:t>
            </w:r>
          </w:p>
        </w:tc>
        <w:tc>
          <w:tcPr>
            <w:tcW w:w="1883" w:type="pct"/>
            <w:noWrap/>
            <w:hideMark/>
          </w:tcPr>
          <w:p w14:paraId="4306406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Québec, Canada</w:t>
            </w:r>
          </w:p>
        </w:tc>
        <w:tc>
          <w:tcPr>
            <w:tcW w:w="1235" w:type="pct"/>
            <w:noWrap/>
            <w:hideMark/>
          </w:tcPr>
          <w:p w14:paraId="61E1833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w:t>
            </w:r>
          </w:p>
        </w:tc>
      </w:tr>
      <w:tr w:rsidR="006A19A4" w:rsidRPr="006A19A4" w14:paraId="72402A59" w14:textId="77777777" w:rsidTr="006A19A4">
        <w:trPr>
          <w:trHeight w:val="300"/>
        </w:trPr>
        <w:tc>
          <w:tcPr>
            <w:tcW w:w="718" w:type="pct"/>
            <w:noWrap/>
            <w:hideMark/>
          </w:tcPr>
          <w:p w14:paraId="00358A8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Dakota</w:t>
            </w:r>
          </w:p>
        </w:tc>
        <w:tc>
          <w:tcPr>
            <w:tcW w:w="1164" w:type="pct"/>
            <w:noWrap/>
            <w:hideMark/>
          </w:tcPr>
          <w:p w14:paraId="2111197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3/27/2022</w:t>
            </w:r>
          </w:p>
        </w:tc>
        <w:tc>
          <w:tcPr>
            <w:tcW w:w="1883" w:type="pct"/>
            <w:noWrap/>
            <w:hideMark/>
          </w:tcPr>
          <w:p w14:paraId="280AC6B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South Dakota, United States of America</w:t>
            </w:r>
          </w:p>
        </w:tc>
        <w:tc>
          <w:tcPr>
            <w:tcW w:w="1235" w:type="pct"/>
            <w:noWrap/>
            <w:hideMark/>
          </w:tcPr>
          <w:p w14:paraId="4075621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31</w:t>
            </w:r>
          </w:p>
        </w:tc>
      </w:tr>
      <w:tr w:rsidR="006A19A4" w:rsidRPr="006A19A4" w14:paraId="7654E30C" w14:textId="77777777" w:rsidTr="006A19A4">
        <w:trPr>
          <w:trHeight w:val="300"/>
        </w:trPr>
        <w:tc>
          <w:tcPr>
            <w:tcW w:w="718" w:type="pct"/>
            <w:noWrap/>
            <w:hideMark/>
          </w:tcPr>
          <w:p w14:paraId="22A5820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Dakota</w:t>
            </w:r>
          </w:p>
        </w:tc>
        <w:tc>
          <w:tcPr>
            <w:tcW w:w="1164" w:type="pct"/>
            <w:noWrap/>
            <w:hideMark/>
          </w:tcPr>
          <w:p w14:paraId="427B385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3/27/2022</w:t>
            </w:r>
          </w:p>
        </w:tc>
        <w:tc>
          <w:tcPr>
            <w:tcW w:w="1883" w:type="pct"/>
            <w:noWrap/>
            <w:hideMark/>
          </w:tcPr>
          <w:p w14:paraId="0C2C3E1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Tennessee, United States of America</w:t>
            </w:r>
          </w:p>
        </w:tc>
        <w:tc>
          <w:tcPr>
            <w:tcW w:w="1235" w:type="pct"/>
            <w:noWrap/>
            <w:hideMark/>
          </w:tcPr>
          <w:p w14:paraId="1857AB5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7743BEF2" w14:textId="77777777" w:rsidTr="006A19A4">
        <w:trPr>
          <w:trHeight w:val="300"/>
        </w:trPr>
        <w:tc>
          <w:tcPr>
            <w:tcW w:w="718" w:type="pct"/>
            <w:noWrap/>
            <w:hideMark/>
          </w:tcPr>
          <w:p w14:paraId="3197374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Dakota</w:t>
            </w:r>
          </w:p>
        </w:tc>
        <w:tc>
          <w:tcPr>
            <w:tcW w:w="1164" w:type="pct"/>
            <w:noWrap/>
            <w:hideMark/>
          </w:tcPr>
          <w:p w14:paraId="1130524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3/27/2022</w:t>
            </w:r>
          </w:p>
        </w:tc>
        <w:tc>
          <w:tcPr>
            <w:tcW w:w="1883" w:type="pct"/>
            <w:noWrap/>
            <w:hideMark/>
          </w:tcPr>
          <w:p w14:paraId="05D0F2B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Texas, United States of America</w:t>
            </w:r>
          </w:p>
        </w:tc>
        <w:tc>
          <w:tcPr>
            <w:tcW w:w="1235" w:type="pct"/>
            <w:noWrap/>
            <w:hideMark/>
          </w:tcPr>
          <w:p w14:paraId="3BFD160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696873E9" w14:textId="77777777" w:rsidTr="006A19A4">
        <w:trPr>
          <w:trHeight w:val="300"/>
        </w:trPr>
        <w:tc>
          <w:tcPr>
            <w:tcW w:w="718" w:type="pct"/>
            <w:noWrap/>
            <w:hideMark/>
          </w:tcPr>
          <w:p w14:paraId="7D013C0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Dakota</w:t>
            </w:r>
          </w:p>
        </w:tc>
        <w:tc>
          <w:tcPr>
            <w:tcW w:w="1164" w:type="pct"/>
            <w:noWrap/>
            <w:hideMark/>
          </w:tcPr>
          <w:p w14:paraId="3368CAF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3/27/2022</w:t>
            </w:r>
          </w:p>
        </w:tc>
        <w:tc>
          <w:tcPr>
            <w:tcW w:w="1883" w:type="pct"/>
            <w:noWrap/>
            <w:hideMark/>
          </w:tcPr>
          <w:p w14:paraId="563F00E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Wisconsin, United States of America</w:t>
            </w:r>
          </w:p>
        </w:tc>
        <w:tc>
          <w:tcPr>
            <w:tcW w:w="1235" w:type="pct"/>
            <w:noWrap/>
            <w:hideMark/>
          </w:tcPr>
          <w:p w14:paraId="4A1381D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7D8DBEAB" w14:textId="77777777" w:rsidTr="006A19A4">
        <w:trPr>
          <w:trHeight w:val="300"/>
        </w:trPr>
        <w:tc>
          <w:tcPr>
            <w:tcW w:w="718" w:type="pct"/>
            <w:noWrap/>
            <w:hideMark/>
          </w:tcPr>
          <w:p w14:paraId="67339FF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Montana</w:t>
            </w:r>
          </w:p>
        </w:tc>
        <w:tc>
          <w:tcPr>
            <w:tcW w:w="1164" w:type="pct"/>
            <w:noWrap/>
            <w:hideMark/>
          </w:tcPr>
          <w:p w14:paraId="428BA26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3/29/2022</w:t>
            </w:r>
          </w:p>
        </w:tc>
        <w:tc>
          <w:tcPr>
            <w:tcW w:w="1883" w:type="pct"/>
            <w:noWrap/>
            <w:hideMark/>
          </w:tcPr>
          <w:p w14:paraId="01E2896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Astrakhan', Russia</w:t>
            </w:r>
          </w:p>
        </w:tc>
        <w:tc>
          <w:tcPr>
            <w:tcW w:w="1235" w:type="pct"/>
            <w:noWrap/>
            <w:hideMark/>
          </w:tcPr>
          <w:p w14:paraId="6ABD5C6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1B4F04B3" w14:textId="77777777" w:rsidTr="006A19A4">
        <w:trPr>
          <w:trHeight w:val="300"/>
        </w:trPr>
        <w:tc>
          <w:tcPr>
            <w:tcW w:w="718" w:type="pct"/>
            <w:noWrap/>
            <w:hideMark/>
          </w:tcPr>
          <w:p w14:paraId="41D8974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Montana</w:t>
            </w:r>
          </w:p>
        </w:tc>
        <w:tc>
          <w:tcPr>
            <w:tcW w:w="1164" w:type="pct"/>
            <w:noWrap/>
            <w:hideMark/>
          </w:tcPr>
          <w:p w14:paraId="2D2FC9F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3/29/2022</w:t>
            </w:r>
          </w:p>
        </w:tc>
        <w:tc>
          <w:tcPr>
            <w:tcW w:w="1883" w:type="pct"/>
            <w:noWrap/>
            <w:hideMark/>
          </w:tcPr>
          <w:p w14:paraId="1D6406C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Colorado, United States of America</w:t>
            </w:r>
          </w:p>
        </w:tc>
        <w:tc>
          <w:tcPr>
            <w:tcW w:w="1235" w:type="pct"/>
            <w:noWrap/>
            <w:hideMark/>
          </w:tcPr>
          <w:p w14:paraId="21642E4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5FA0133D" w14:textId="77777777" w:rsidTr="006A19A4">
        <w:trPr>
          <w:trHeight w:val="300"/>
        </w:trPr>
        <w:tc>
          <w:tcPr>
            <w:tcW w:w="718" w:type="pct"/>
            <w:noWrap/>
            <w:hideMark/>
          </w:tcPr>
          <w:p w14:paraId="41740A6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Montana</w:t>
            </w:r>
          </w:p>
        </w:tc>
        <w:tc>
          <w:tcPr>
            <w:tcW w:w="1164" w:type="pct"/>
            <w:noWrap/>
            <w:hideMark/>
          </w:tcPr>
          <w:p w14:paraId="1BBF5D1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3/29/2022</w:t>
            </w:r>
          </w:p>
        </w:tc>
        <w:tc>
          <w:tcPr>
            <w:tcW w:w="1883" w:type="pct"/>
            <w:noWrap/>
            <w:hideMark/>
          </w:tcPr>
          <w:p w14:paraId="176429F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 United States of America</w:t>
            </w:r>
          </w:p>
        </w:tc>
        <w:tc>
          <w:tcPr>
            <w:tcW w:w="1235" w:type="pct"/>
            <w:noWrap/>
            <w:hideMark/>
          </w:tcPr>
          <w:p w14:paraId="78AB531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166D69D3" w14:textId="77777777" w:rsidTr="006A19A4">
        <w:trPr>
          <w:trHeight w:val="300"/>
        </w:trPr>
        <w:tc>
          <w:tcPr>
            <w:tcW w:w="718" w:type="pct"/>
            <w:noWrap/>
            <w:hideMark/>
          </w:tcPr>
          <w:p w14:paraId="1B0F02A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Montana</w:t>
            </w:r>
          </w:p>
        </w:tc>
        <w:tc>
          <w:tcPr>
            <w:tcW w:w="1164" w:type="pct"/>
            <w:noWrap/>
            <w:hideMark/>
          </w:tcPr>
          <w:p w14:paraId="29E64F7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3/29/2022</w:t>
            </w:r>
          </w:p>
        </w:tc>
        <w:tc>
          <w:tcPr>
            <w:tcW w:w="1883" w:type="pct"/>
            <w:noWrap/>
            <w:hideMark/>
          </w:tcPr>
          <w:p w14:paraId="0383269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Florida, United States of America</w:t>
            </w:r>
          </w:p>
        </w:tc>
        <w:tc>
          <w:tcPr>
            <w:tcW w:w="1235" w:type="pct"/>
            <w:noWrap/>
            <w:hideMark/>
          </w:tcPr>
          <w:p w14:paraId="596BC4E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w:t>
            </w:r>
          </w:p>
        </w:tc>
      </w:tr>
      <w:tr w:rsidR="006A19A4" w:rsidRPr="006A19A4" w14:paraId="39A2DBD4" w14:textId="77777777" w:rsidTr="006A19A4">
        <w:trPr>
          <w:trHeight w:val="300"/>
        </w:trPr>
        <w:tc>
          <w:tcPr>
            <w:tcW w:w="718" w:type="pct"/>
            <w:noWrap/>
            <w:hideMark/>
          </w:tcPr>
          <w:p w14:paraId="7E8174F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Montana</w:t>
            </w:r>
          </w:p>
        </w:tc>
        <w:tc>
          <w:tcPr>
            <w:tcW w:w="1164" w:type="pct"/>
            <w:noWrap/>
            <w:hideMark/>
          </w:tcPr>
          <w:p w14:paraId="4770A26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3/29/2022</w:t>
            </w:r>
          </w:p>
        </w:tc>
        <w:tc>
          <w:tcPr>
            <w:tcW w:w="1883" w:type="pct"/>
            <w:noWrap/>
            <w:hideMark/>
          </w:tcPr>
          <w:p w14:paraId="4713740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Illinois, United States of America</w:t>
            </w:r>
          </w:p>
        </w:tc>
        <w:tc>
          <w:tcPr>
            <w:tcW w:w="1235" w:type="pct"/>
            <w:noWrap/>
            <w:hideMark/>
          </w:tcPr>
          <w:p w14:paraId="5057213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5D659AEC" w14:textId="77777777" w:rsidTr="006A19A4">
        <w:trPr>
          <w:trHeight w:val="300"/>
        </w:trPr>
        <w:tc>
          <w:tcPr>
            <w:tcW w:w="718" w:type="pct"/>
            <w:noWrap/>
            <w:hideMark/>
          </w:tcPr>
          <w:p w14:paraId="37D8367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Montana</w:t>
            </w:r>
          </w:p>
        </w:tc>
        <w:tc>
          <w:tcPr>
            <w:tcW w:w="1164" w:type="pct"/>
            <w:noWrap/>
            <w:hideMark/>
          </w:tcPr>
          <w:p w14:paraId="7CAE8D5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3/29/2022</w:t>
            </w:r>
          </w:p>
        </w:tc>
        <w:tc>
          <w:tcPr>
            <w:tcW w:w="1883" w:type="pct"/>
            <w:noWrap/>
            <w:hideMark/>
          </w:tcPr>
          <w:p w14:paraId="4F71CE4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Indiana, United States of America</w:t>
            </w:r>
          </w:p>
        </w:tc>
        <w:tc>
          <w:tcPr>
            <w:tcW w:w="1235" w:type="pct"/>
            <w:noWrap/>
            <w:hideMark/>
          </w:tcPr>
          <w:p w14:paraId="5C02403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094C9B49" w14:textId="77777777" w:rsidTr="006A19A4">
        <w:trPr>
          <w:trHeight w:val="300"/>
        </w:trPr>
        <w:tc>
          <w:tcPr>
            <w:tcW w:w="718" w:type="pct"/>
            <w:noWrap/>
            <w:hideMark/>
          </w:tcPr>
          <w:p w14:paraId="1DF54AF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Montana</w:t>
            </w:r>
          </w:p>
        </w:tc>
        <w:tc>
          <w:tcPr>
            <w:tcW w:w="1164" w:type="pct"/>
            <w:noWrap/>
            <w:hideMark/>
          </w:tcPr>
          <w:p w14:paraId="664AC46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3/29/2022</w:t>
            </w:r>
          </w:p>
        </w:tc>
        <w:tc>
          <w:tcPr>
            <w:tcW w:w="1883" w:type="pct"/>
            <w:noWrap/>
            <w:hideMark/>
          </w:tcPr>
          <w:p w14:paraId="5D5D338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Iowa, United States of America</w:t>
            </w:r>
          </w:p>
        </w:tc>
        <w:tc>
          <w:tcPr>
            <w:tcW w:w="1235" w:type="pct"/>
            <w:noWrap/>
            <w:hideMark/>
          </w:tcPr>
          <w:p w14:paraId="5B8E9DE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16</w:t>
            </w:r>
          </w:p>
        </w:tc>
      </w:tr>
      <w:tr w:rsidR="006A19A4" w:rsidRPr="006A19A4" w14:paraId="0B07E53B" w14:textId="77777777" w:rsidTr="006A19A4">
        <w:trPr>
          <w:trHeight w:val="300"/>
        </w:trPr>
        <w:tc>
          <w:tcPr>
            <w:tcW w:w="718" w:type="pct"/>
            <w:noWrap/>
            <w:hideMark/>
          </w:tcPr>
          <w:p w14:paraId="5AEDF65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Montana</w:t>
            </w:r>
          </w:p>
        </w:tc>
        <w:tc>
          <w:tcPr>
            <w:tcW w:w="1164" w:type="pct"/>
            <w:noWrap/>
            <w:hideMark/>
          </w:tcPr>
          <w:p w14:paraId="76114C7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3/29/2022</w:t>
            </w:r>
          </w:p>
        </w:tc>
        <w:tc>
          <w:tcPr>
            <w:tcW w:w="1883" w:type="pct"/>
            <w:noWrap/>
            <w:hideMark/>
          </w:tcPr>
          <w:p w14:paraId="10B0372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Kansas, United States of America</w:t>
            </w:r>
          </w:p>
        </w:tc>
        <w:tc>
          <w:tcPr>
            <w:tcW w:w="1235" w:type="pct"/>
            <w:noWrap/>
            <w:hideMark/>
          </w:tcPr>
          <w:p w14:paraId="53414BD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11</w:t>
            </w:r>
          </w:p>
        </w:tc>
      </w:tr>
      <w:tr w:rsidR="006A19A4" w:rsidRPr="006A19A4" w14:paraId="1799B4C3" w14:textId="77777777" w:rsidTr="006A19A4">
        <w:trPr>
          <w:trHeight w:val="300"/>
        </w:trPr>
        <w:tc>
          <w:tcPr>
            <w:tcW w:w="718" w:type="pct"/>
            <w:noWrap/>
            <w:hideMark/>
          </w:tcPr>
          <w:p w14:paraId="48F1C5A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Montana</w:t>
            </w:r>
          </w:p>
        </w:tc>
        <w:tc>
          <w:tcPr>
            <w:tcW w:w="1164" w:type="pct"/>
            <w:noWrap/>
            <w:hideMark/>
          </w:tcPr>
          <w:p w14:paraId="7E385A8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3/29/2022</w:t>
            </w:r>
          </w:p>
        </w:tc>
        <w:tc>
          <w:tcPr>
            <w:tcW w:w="1883" w:type="pct"/>
            <w:noWrap/>
            <w:hideMark/>
          </w:tcPr>
          <w:p w14:paraId="52F4E19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Maine, United States of America</w:t>
            </w:r>
          </w:p>
        </w:tc>
        <w:tc>
          <w:tcPr>
            <w:tcW w:w="1235" w:type="pct"/>
            <w:noWrap/>
            <w:hideMark/>
          </w:tcPr>
          <w:p w14:paraId="177FA99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18</w:t>
            </w:r>
          </w:p>
        </w:tc>
      </w:tr>
      <w:tr w:rsidR="006A19A4" w:rsidRPr="006A19A4" w14:paraId="672F0367" w14:textId="77777777" w:rsidTr="006A19A4">
        <w:trPr>
          <w:trHeight w:val="300"/>
        </w:trPr>
        <w:tc>
          <w:tcPr>
            <w:tcW w:w="718" w:type="pct"/>
            <w:noWrap/>
            <w:hideMark/>
          </w:tcPr>
          <w:p w14:paraId="7EB86B7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Montana</w:t>
            </w:r>
          </w:p>
        </w:tc>
        <w:tc>
          <w:tcPr>
            <w:tcW w:w="1164" w:type="pct"/>
            <w:noWrap/>
            <w:hideMark/>
          </w:tcPr>
          <w:p w14:paraId="03FE964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3/29/2022</w:t>
            </w:r>
          </w:p>
        </w:tc>
        <w:tc>
          <w:tcPr>
            <w:tcW w:w="1883" w:type="pct"/>
            <w:noWrap/>
            <w:hideMark/>
          </w:tcPr>
          <w:p w14:paraId="58D825E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Maryland, United States of America</w:t>
            </w:r>
          </w:p>
        </w:tc>
        <w:tc>
          <w:tcPr>
            <w:tcW w:w="1235" w:type="pct"/>
            <w:noWrap/>
            <w:hideMark/>
          </w:tcPr>
          <w:p w14:paraId="77327E9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11</w:t>
            </w:r>
          </w:p>
        </w:tc>
      </w:tr>
      <w:tr w:rsidR="006A19A4" w:rsidRPr="006A19A4" w14:paraId="72789FB1" w14:textId="77777777" w:rsidTr="006A19A4">
        <w:trPr>
          <w:trHeight w:val="300"/>
        </w:trPr>
        <w:tc>
          <w:tcPr>
            <w:tcW w:w="718" w:type="pct"/>
            <w:noWrap/>
            <w:hideMark/>
          </w:tcPr>
          <w:p w14:paraId="11A2683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Montana</w:t>
            </w:r>
          </w:p>
        </w:tc>
        <w:tc>
          <w:tcPr>
            <w:tcW w:w="1164" w:type="pct"/>
            <w:noWrap/>
            <w:hideMark/>
          </w:tcPr>
          <w:p w14:paraId="1E8447F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3/29/2022</w:t>
            </w:r>
          </w:p>
        </w:tc>
        <w:tc>
          <w:tcPr>
            <w:tcW w:w="1883" w:type="pct"/>
            <w:noWrap/>
            <w:hideMark/>
          </w:tcPr>
          <w:p w14:paraId="53C8B31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Massachusetts, United States of America</w:t>
            </w:r>
          </w:p>
        </w:tc>
        <w:tc>
          <w:tcPr>
            <w:tcW w:w="1235" w:type="pct"/>
            <w:noWrap/>
            <w:hideMark/>
          </w:tcPr>
          <w:p w14:paraId="558BE26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12E72F4D" w14:textId="77777777" w:rsidTr="006A19A4">
        <w:trPr>
          <w:trHeight w:val="300"/>
        </w:trPr>
        <w:tc>
          <w:tcPr>
            <w:tcW w:w="718" w:type="pct"/>
            <w:noWrap/>
            <w:hideMark/>
          </w:tcPr>
          <w:p w14:paraId="18933E3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Montana</w:t>
            </w:r>
          </w:p>
        </w:tc>
        <w:tc>
          <w:tcPr>
            <w:tcW w:w="1164" w:type="pct"/>
            <w:noWrap/>
            <w:hideMark/>
          </w:tcPr>
          <w:p w14:paraId="63C59F1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3/29/2022</w:t>
            </w:r>
          </w:p>
        </w:tc>
        <w:tc>
          <w:tcPr>
            <w:tcW w:w="1883" w:type="pct"/>
            <w:noWrap/>
            <w:hideMark/>
          </w:tcPr>
          <w:p w14:paraId="2F740AA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 United States of America</w:t>
            </w:r>
          </w:p>
        </w:tc>
        <w:tc>
          <w:tcPr>
            <w:tcW w:w="1235" w:type="pct"/>
            <w:noWrap/>
            <w:hideMark/>
          </w:tcPr>
          <w:p w14:paraId="11CA248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7D5334E0" w14:textId="77777777" w:rsidTr="006A19A4">
        <w:trPr>
          <w:trHeight w:val="300"/>
        </w:trPr>
        <w:tc>
          <w:tcPr>
            <w:tcW w:w="718" w:type="pct"/>
            <w:noWrap/>
            <w:hideMark/>
          </w:tcPr>
          <w:p w14:paraId="4A0E468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Montana</w:t>
            </w:r>
          </w:p>
        </w:tc>
        <w:tc>
          <w:tcPr>
            <w:tcW w:w="1164" w:type="pct"/>
            <w:noWrap/>
            <w:hideMark/>
          </w:tcPr>
          <w:p w14:paraId="20B5AE8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3/29/2022</w:t>
            </w:r>
          </w:p>
        </w:tc>
        <w:tc>
          <w:tcPr>
            <w:tcW w:w="1883" w:type="pct"/>
            <w:noWrap/>
            <w:hideMark/>
          </w:tcPr>
          <w:p w14:paraId="74F5049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Minnesota, United States of America</w:t>
            </w:r>
          </w:p>
        </w:tc>
        <w:tc>
          <w:tcPr>
            <w:tcW w:w="1235" w:type="pct"/>
            <w:noWrap/>
            <w:hideMark/>
          </w:tcPr>
          <w:p w14:paraId="76BE4B1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37EF1300" w14:textId="77777777" w:rsidTr="006A19A4">
        <w:trPr>
          <w:trHeight w:val="300"/>
        </w:trPr>
        <w:tc>
          <w:tcPr>
            <w:tcW w:w="718" w:type="pct"/>
            <w:noWrap/>
            <w:hideMark/>
          </w:tcPr>
          <w:p w14:paraId="7C2063E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Montana</w:t>
            </w:r>
          </w:p>
        </w:tc>
        <w:tc>
          <w:tcPr>
            <w:tcW w:w="1164" w:type="pct"/>
            <w:noWrap/>
            <w:hideMark/>
          </w:tcPr>
          <w:p w14:paraId="01A51F0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3/29/2022</w:t>
            </w:r>
          </w:p>
        </w:tc>
        <w:tc>
          <w:tcPr>
            <w:tcW w:w="1883" w:type="pct"/>
            <w:noWrap/>
            <w:hideMark/>
          </w:tcPr>
          <w:p w14:paraId="36A463D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Missouri, United States of America</w:t>
            </w:r>
          </w:p>
        </w:tc>
        <w:tc>
          <w:tcPr>
            <w:tcW w:w="1235" w:type="pct"/>
            <w:noWrap/>
            <w:hideMark/>
          </w:tcPr>
          <w:p w14:paraId="5B96816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15</w:t>
            </w:r>
          </w:p>
        </w:tc>
      </w:tr>
      <w:tr w:rsidR="006A19A4" w:rsidRPr="006A19A4" w14:paraId="5A108D05" w14:textId="77777777" w:rsidTr="006A19A4">
        <w:trPr>
          <w:trHeight w:val="300"/>
        </w:trPr>
        <w:tc>
          <w:tcPr>
            <w:tcW w:w="718" w:type="pct"/>
            <w:noWrap/>
            <w:hideMark/>
          </w:tcPr>
          <w:p w14:paraId="69B8C4E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Montana</w:t>
            </w:r>
          </w:p>
        </w:tc>
        <w:tc>
          <w:tcPr>
            <w:tcW w:w="1164" w:type="pct"/>
            <w:noWrap/>
            <w:hideMark/>
          </w:tcPr>
          <w:p w14:paraId="706602C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3/29/2022</w:t>
            </w:r>
          </w:p>
        </w:tc>
        <w:tc>
          <w:tcPr>
            <w:tcW w:w="1883" w:type="pct"/>
            <w:noWrap/>
            <w:hideMark/>
          </w:tcPr>
          <w:p w14:paraId="148606C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Nebraska, United States of America</w:t>
            </w:r>
          </w:p>
        </w:tc>
        <w:tc>
          <w:tcPr>
            <w:tcW w:w="1235" w:type="pct"/>
            <w:noWrap/>
            <w:hideMark/>
          </w:tcPr>
          <w:p w14:paraId="74BEE2D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w:t>
            </w:r>
          </w:p>
        </w:tc>
      </w:tr>
      <w:tr w:rsidR="006A19A4" w:rsidRPr="006A19A4" w14:paraId="6204B638" w14:textId="77777777" w:rsidTr="006A19A4">
        <w:trPr>
          <w:trHeight w:val="300"/>
        </w:trPr>
        <w:tc>
          <w:tcPr>
            <w:tcW w:w="718" w:type="pct"/>
            <w:noWrap/>
            <w:hideMark/>
          </w:tcPr>
          <w:p w14:paraId="47FEE70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Montana</w:t>
            </w:r>
          </w:p>
        </w:tc>
        <w:tc>
          <w:tcPr>
            <w:tcW w:w="1164" w:type="pct"/>
            <w:noWrap/>
            <w:hideMark/>
          </w:tcPr>
          <w:p w14:paraId="18F2258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3/29/2022</w:t>
            </w:r>
          </w:p>
        </w:tc>
        <w:tc>
          <w:tcPr>
            <w:tcW w:w="1883" w:type="pct"/>
            <w:noWrap/>
            <w:hideMark/>
          </w:tcPr>
          <w:p w14:paraId="1C967D0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Brunswick, Canada</w:t>
            </w:r>
          </w:p>
        </w:tc>
        <w:tc>
          <w:tcPr>
            <w:tcW w:w="1235" w:type="pct"/>
            <w:noWrap/>
            <w:hideMark/>
          </w:tcPr>
          <w:p w14:paraId="5447D00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35</w:t>
            </w:r>
          </w:p>
        </w:tc>
      </w:tr>
      <w:tr w:rsidR="006A19A4" w:rsidRPr="006A19A4" w14:paraId="2F603205" w14:textId="77777777" w:rsidTr="006A19A4">
        <w:trPr>
          <w:trHeight w:val="300"/>
        </w:trPr>
        <w:tc>
          <w:tcPr>
            <w:tcW w:w="718" w:type="pct"/>
            <w:noWrap/>
            <w:hideMark/>
          </w:tcPr>
          <w:p w14:paraId="69CF711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Montana</w:t>
            </w:r>
          </w:p>
        </w:tc>
        <w:tc>
          <w:tcPr>
            <w:tcW w:w="1164" w:type="pct"/>
            <w:noWrap/>
            <w:hideMark/>
          </w:tcPr>
          <w:p w14:paraId="563244A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3/29/2022</w:t>
            </w:r>
          </w:p>
        </w:tc>
        <w:tc>
          <w:tcPr>
            <w:tcW w:w="1883" w:type="pct"/>
            <w:noWrap/>
            <w:hideMark/>
          </w:tcPr>
          <w:p w14:paraId="6181084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Hampshire, United States of America</w:t>
            </w:r>
          </w:p>
        </w:tc>
        <w:tc>
          <w:tcPr>
            <w:tcW w:w="1235" w:type="pct"/>
            <w:noWrap/>
            <w:hideMark/>
          </w:tcPr>
          <w:p w14:paraId="2E27291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1BEDF836" w14:textId="77777777" w:rsidTr="006A19A4">
        <w:trPr>
          <w:trHeight w:val="300"/>
        </w:trPr>
        <w:tc>
          <w:tcPr>
            <w:tcW w:w="718" w:type="pct"/>
            <w:noWrap/>
            <w:hideMark/>
          </w:tcPr>
          <w:p w14:paraId="186BBB6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lastRenderedPageBreak/>
              <w:t>Montana</w:t>
            </w:r>
          </w:p>
        </w:tc>
        <w:tc>
          <w:tcPr>
            <w:tcW w:w="1164" w:type="pct"/>
            <w:noWrap/>
            <w:hideMark/>
          </w:tcPr>
          <w:p w14:paraId="7801A3E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3/29/2022</w:t>
            </w:r>
          </w:p>
        </w:tc>
        <w:tc>
          <w:tcPr>
            <w:tcW w:w="1883" w:type="pct"/>
            <w:noWrap/>
            <w:hideMark/>
          </w:tcPr>
          <w:p w14:paraId="71FAB3C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 United States of America</w:t>
            </w:r>
          </w:p>
        </w:tc>
        <w:tc>
          <w:tcPr>
            <w:tcW w:w="1235" w:type="pct"/>
            <w:noWrap/>
            <w:hideMark/>
          </w:tcPr>
          <w:p w14:paraId="39D0D7A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13</w:t>
            </w:r>
          </w:p>
        </w:tc>
      </w:tr>
      <w:tr w:rsidR="006A19A4" w:rsidRPr="006A19A4" w14:paraId="0029C47A" w14:textId="77777777" w:rsidTr="006A19A4">
        <w:trPr>
          <w:trHeight w:val="300"/>
        </w:trPr>
        <w:tc>
          <w:tcPr>
            <w:tcW w:w="718" w:type="pct"/>
            <w:noWrap/>
            <w:hideMark/>
          </w:tcPr>
          <w:p w14:paraId="1358019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Montana</w:t>
            </w:r>
          </w:p>
        </w:tc>
        <w:tc>
          <w:tcPr>
            <w:tcW w:w="1164" w:type="pct"/>
            <w:noWrap/>
            <w:hideMark/>
          </w:tcPr>
          <w:p w14:paraId="3241CCC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3/29/2022</w:t>
            </w:r>
          </w:p>
        </w:tc>
        <w:tc>
          <w:tcPr>
            <w:tcW w:w="1883" w:type="pct"/>
            <w:noWrap/>
            <w:hideMark/>
          </w:tcPr>
          <w:p w14:paraId="2158EC3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Newfoundland and Labrador, Canada</w:t>
            </w:r>
          </w:p>
        </w:tc>
        <w:tc>
          <w:tcPr>
            <w:tcW w:w="1235" w:type="pct"/>
            <w:noWrap/>
            <w:hideMark/>
          </w:tcPr>
          <w:p w14:paraId="6B6AED9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7F69A6A1" w14:textId="77777777" w:rsidTr="006A19A4">
        <w:trPr>
          <w:trHeight w:val="300"/>
        </w:trPr>
        <w:tc>
          <w:tcPr>
            <w:tcW w:w="718" w:type="pct"/>
            <w:noWrap/>
            <w:hideMark/>
          </w:tcPr>
          <w:p w14:paraId="5D63314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Montana</w:t>
            </w:r>
          </w:p>
        </w:tc>
        <w:tc>
          <w:tcPr>
            <w:tcW w:w="1164" w:type="pct"/>
            <w:noWrap/>
            <w:hideMark/>
          </w:tcPr>
          <w:p w14:paraId="4166F43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3/29/2022</w:t>
            </w:r>
          </w:p>
        </w:tc>
        <w:tc>
          <w:tcPr>
            <w:tcW w:w="1883" w:type="pct"/>
            <w:noWrap/>
            <w:hideMark/>
          </w:tcPr>
          <w:p w14:paraId="25B3043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Carolina, United States of America</w:t>
            </w:r>
          </w:p>
        </w:tc>
        <w:tc>
          <w:tcPr>
            <w:tcW w:w="1235" w:type="pct"/>
            <w:noWrap/>
            <w:hideMark/>
          </w:tcPr>
          <w:p w14:paraId="5FB6B5C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1E381670" w14:textId="77777777" w:rsidTr="006A19A4">
        <w:trPr>
          <w:trHeight w:val="300"/>
        </w:trPr>
        <w:tc>
          <w:tcPr>
            <w:tcW w:w="718" w:type="pct"/>
            <w:noWrap/>
            <w:hideMark/>
          </w:tcPr>
          <w:p w14:paraId="132A65E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Montana</w:t>
            </w:r>
          </w:p>
        </w:tc>
        <w:tc>
          <w:tcPr>
            <w:tcW w:w="1164" w:type="pct"/>
            <w:noWrap/>
            <w:hideMark/>
          </w:tcPr>
          <w:p w14:paraId="5C94FD4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3/29/2022</w:t>
            </w:r>
          </w:p>
        </w:tc>
        <w:tc>
          <w:tcPr>
            <w:tcW w:w="1883" w:type="pct"/>
            <w:noWrap/>
            <w:hideMark/>
          </w:tcPr>
          <w:p w14:paraId="5AC47D6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Nova Scotia, Canada</w:t>
            </w:r>
          </w:p>
        </w:tc>
        <w:tc>
          <w:tcPr>
            <w:tcW w:w="1235" w:type="pct"/>
            <w:noWrap/>
            <w:hideMark/>
          </w:tcPr>
          <w:p w14:paraId="3F0AD91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w:t>
            </w:r>
          </w:p>
        </w:tc>
      </w:tr>
      <w:tr w:rsidR="006A19A4" w:rsidRPr="006A19A4" w14:paraId="382FD113" w14:textId="77777777" w:rsidTr="006A19A4">
        <w:trPr>
          <w:trHeight w:val="300"/>
        </w:trPr>
        <w:tc>
          <w:tcPr>
            <w:tcW w:w="718" w:type="pct"/>
            <w:noWrap/>
            <w:hideMark/>
          </w:tcPr>
          <w:p w14:paraId="68C1858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Montana</w:t>
            </w:r>
          </w:p>
        </w:tc>
        <w:tc>
          <w:tcPr>
            <w:tcW w:w="1164" w:type="pct"/>
            <w:noWrap/>
            <w:hideMark/>
          </w:tcPr>
          <w:p w14:paraId="632D5B4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3/29/2022</w:t>
            </w:r>
          </w:p>
        </w:tc>
        <w:tc>
          <w:tcPr>
            <w:tcW w:w="1883" w:type="pct"/>
            <w:noWrap/>
            <w:hideMark/>
          </w:tcPr>
          <w:p w14:paraId="5E13593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Ohio, United States of America</w:t>
            </w:r>
          </w:p>
        </w:tc>
        <w:tc>
          <w:tcPr>
            <w:tcW w:w="1235" w:type="pct"/>
            <w:noWrap/>
            <w:hideMark/>
          </w:tcPr>
          <w:p w14:paraId="27530D3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38EF5372" w14:textId="77777777" w:rsidTr="006A19A4">
        <w:trPr>
          <w:trHeight w:val="300"/>
        </w:trPr>
        <w:tc>
          <w:tcPr>
            <w:tcW w:w="718" w:type="pct"/>
            <w:noWrap/>
            <w:hideMark/>
          </w:tcPr>
          <w:p w14:paraId="1D749FA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Montana</w:t>
            </w:r>
          </w:p>
        </w:tc>
        <w:tc>
          <w:tcPr>
            <w:tcW w:w="1164" w:type="pct"/>
            <w:noWrap/>
            <w:hideMark/>
          </w:tcPr>
          <w:p w14:paraId="1E1E2DD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3/29/2022</w:t>
            </w:r>
          </w:p>
        </w:tc>
        <w:tc>
          <w:tcPr>
            <w:tcW w:w="1883" w:type="pct"/>
            <w:noWrap/>
            <w:hideMark/>
          </w:tcPr>
          <w:p w14:paraId="06D0D52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Ontario, Canada</w:t>
            </w:r>
          </w:p>
        </w:tc>
        <w:tc>
          <w:tcPr>
            <w:tcW w:w="1235" w:type="pct"/>
            <w:noWrap/>
            <w:hideMark/>
          </w:tcPr>
          <w:p w14:paraId="148E7A1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33</w:t>
            </w:r>
          </w:p>
        </w:tc>
      </w:tr>
      <w:tr w:rsidR="006A19A4" w:rsidRPr="006A19A4" w14:paraId="24B757FA" w14:textId="77777777" w:rsidTr="006A19A4">
        <w:trPr>
          <w:trHeight w:val="300"/>
        </w:trPr>
        <w:tc>
          <w:tcPr>
            <w:tcW w:w="718" w:type="pct"/>
            <w:noWrap/>
            <w:hideMark/>
          </w:tcPr>
          <w:p w14:paraId="50611CF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Montana</w:t>
            </w:r>
          </w:p>
        </w:tc>
        <w:tc>
          <w:tcPr>
            <w:tcW w:w="1164" w:type="pct"/>
            <w:noWrap/>
            <w:hideMark/>
          </w:tcPr>
          <w:p w14:paraId="38A241A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3/29/2022</w:t>
            </w:r>
          </w:p>
        </w:tc>
        <w:tc>
          <w:tcPr>
            <w:tcW w:w="1883" w:type="pct"/>
            <w:noWrap/>
            <w:hideMark/>
          </w:tcPr>
          <w:p w14:paraId="43BD3D1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Pennsylvania, United States of America</w:t>
            </w:r>
          </w:p>
        </w:tc>
        <w:tc>
          <w:tcPr>
            <w:tcW w:w="1235" w:type="pct"/>
            <w:noWrap/>
            <w:hideMark/>
          </w:tcPr>
          <w:p w14:paraId="4DDCA51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4C8DAD33" w14:textId="77777777" w:rsidTr="006A19A4">
        <w:trPr>
          <w:trHeight w:val="300"/>
        </w:trPr>
        <w:tc>
          <w:tcPr>
            <w:tcW w:w="718" w:type="pct"/>
            <w:noWrap/>
            <w:hideMark/>
          </w:tcPr>
          <w:p w14:paraId="28B6D0C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Montana</w:t>
            </w:r>
          </w:p>
        </w:tc>
        <w:tc>
          <w:tcPr>
            <w:tcW w:w="1164" w:type="pct"/>
            <w:noWrap/>
            <w:hideMark/>
          </w:tcPr>
          <w:p w14:paraId="0873928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3/29/2022</w:t>
            </w:r>
          </w:p>
        </w:tc>
        <w:tc>
          <w:tcPr>
            <w:tcW w:w="1883" w:type="pct"/>
            <w:noWrap/>
            <w:hideMark/>
          </w:tcPr>
          <w:p w14:paraId="54C7DAD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Prince Edward Island, Canada</w:t>
            </w:r>
          </w:p>
        </w:tc>
        <w:tc>
          <w:tcPr>
            <w:tcW w:w="1235" w:type="pct"/>
            <w:noWrap/>
            <w:hideMark/>
          </w:tcPr>
          <w:p w14:paraId="1222651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3EAFD34E" w14:textId="77777777" w:rsidTr="006A19A4">
        <w:trPr>
          <w:trHeight w:val="300"/>
        </w:trPr>
        <w:tc>
          <w:tcPr>
            <w:tcW w:w="718" w:type="pct"/>
            <w:noWrap/>
            <w:hideMark/>
          </w:tcPr>
          <w:p w14:paraId="723A690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Montana</w:t>
            </w:r>
          </w:p>
        </w:tc>
        <w:tc>
          <w:tcPr>
            <w:tcW w:w="1164" w:type="pct"/>
            <w:noWrap/>
            <w:hideMark/>
          </w:tcPr>
          <w:p w14:paraId="45DCE44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3/29/2022</w:t>
            </w:r>
          </w:p>
        </w:tc>
        <w:tc>
          <w:tcPr>
            <w:tcW w:w="1883" w:type="pct"/>
            <w:noWrap/>
            <w:hideMark/>
          </w:tcPr>
          <w:p w14:paraId="462F2A0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Québec, Canada</w:t>
            </w:r>
          </w:p>
        </w:tc>
        <w:tc>
          <w:tcPr>
            <w:tcW w:w="1235" w:type="pct"/>
            <w:noWrap/>
            <w:hideMark/>
          </w:tcPr>
          <w:p w14:paraId="1A6C100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16</w:t>
            </w:r>
          </w:p>
        </w:tc>
      </w:tr>
      <w:tr w:rsidR="006A19A4" w:rsidRPr="006A19A4" w14:paraId="610B1182" w14:textId="77777777" w:rsidTr="006A19A4">
        <w:trPr>
          <w:trHeight w:val="300"/>
        </w:trPr>
        <w:tc>
          <w:tcPr>
            <w:tcW w:w="718" w:type="pct"/>
            <w:noWrap/>
            <w:hideMark/>
          </w:tcPr>
          <w:p w14:paraId="7A4A2D5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Montana</w:t>
            </w:r>
          </w:p>
        </w:tc>
        <w:tc>
          <w:tcPr>
            <w:tcW w:w="1164" w:type="pct"/>
            <w:noWrap/>
            <w:hideMark/>
          </w:tcPr>
          <w:p w14:paraId="0ABAC39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3/29/2022</w:t>
            </w:r>
          </w:p>
        </w:tc>
        <w:tc>
          <w:tcPr>
            <w:tcW w:w="1883" w:type="pct"/>
            <w:noWrap/>
            <w:hideMark/>
          </w:tcPr>
          <w:p w14:paraId="39EF49D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South Dakota, United States of America</w:t>
            </w:r>
          </w:p>
        </w:tc>
        <w:tc>
          <w:tcPr>
            <w:tcW w:w="1235" w:type="pct"/>
            <w:noWrap/>
            <w:hideMark/>
          </w:tcPr>
          <w:p w14:paraId="2BF13F0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39</w:t>
            </w:r>
          </w:p>
        </w:tc>
      </w:tr>
      <w:tr w:rsidR="006A19A4" w:rsidRPr="006A19A4" w14:paraId="1D37CC8B" w14:textId="77777777" w:rsidTr="006A19A4">
        <w:trPr>
          <w:trHeight w:val="300"/>
        </w:trPr>
        <w:tc>
          <w:tcPr>
            <w:tcW w:w="718" w:type="pct"/>
            <w:noWrap/>
            <w:hideMark/>
          </w:tcPr>
          <w:p w14:paraId="00AB83A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Montana</w:t>
            </w:r>
          </w:p>
        </w:tc>
        <w:tc>
          <w:tcPr>
            <w:tcW w:w="1164" w:type="pct"/>
            <w:noWrap/>
            <w:hideMark/>
          </w:tcPr>
          <w:p w14:paraId="4EE5F52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3/29/2022</w:t>
            </w:r>
          </w:p>
        </w:tc>
        <w:tc>
          <w:tcPr>
            <w:tcW w:w="1883" w:type="pct"/>
            <w:noWrap/>
            <w:hideMark/>
          </w:tcPr>
          <w:p w14:paraId="66F9E8E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Tennessee, United States of America</w:t>
            </w:r>
          </w:p>
        </w:tc>
        <w:tc>
          <w:tcPr>
            <w:tcW w:w="1235" w:type="pct"/>
            <w:noWrap/>
            <w:hideMark/>
          </w:tcPr>
          <w:p w14:paraId="1C69ADA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45B858CE" w14:textId="77777777" w:rsidTr="006A19A4">
        <w:trPr>
          <w:trHeight w:val="300"/>
        </w:trPr>
        <w:tc>
          <w:tcPr>
            <w:tcW w:w="718" w:type="pct"/>
            <w:noWrap/>
            <w:hideMark/>
          </w:tcPr>
          <w:p w14:paraId="00AEA10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Montana</w:t>
            </w:r>
          </w:p>
        </w:tc>
        <w:tc>
          <w:tcPr>
            <w:tcW w:w="1164" w:type="pct"/>
            <w:noWrap/>
            <w:hideMark/>
          </w:tcPr>
          <w:p w14:paraId="46653E2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3/29/2022</w:t>
            </w:r>
          </w:p>
        </w:tc>
        <w:tc>
          <w:tcPr>
            <w:tcW w:w="1883" w:type="pct"/>
            <w:noWrap/>
            <w:hideMark/>
          </w:tcPr>
          <w:p w14:paraId="350EFEA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Texas, United States of America</w:t>
            </w:r>
          </w:p>
        </w:tc>
        <w:tc>
          <w:tcPr>
            <w:tcW w:w="1235" w:type="pct"/>
            <w:noWrap/>
            <w:hideMark/>
          </w:tcPr>
          <w:p w14:paraId="1B4BCB0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4523AE17" w14:textId="77777777" w:rsidTr="006A19A4">
        <w:trPr>
          <w:trHeight w:val="300"/>
        </w:trPr>
        <w:tc>
          <w:tcPr>
            <w:tcW w:w="718" w:type="pct"/>
            <w:noWrap/>
            <w:hideMark/>
          </w:tcPr>
          <w:p w14:paraId="4C33B67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Montana</w:t>
            </w:r>
          </w:p>
        </w:tc>
        <w:tc>
          <w:tcPr>
            <w:tcW w:w="1164" w:type="pct"/>
            <w:noWrap/>
            <w:hideMark/>
          </w:tcPr>
          <w:p w14:paraId="76EB048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3/29/2022</w:t>
            </w:r>
          </w:p>
        </w:tc>
        <w:tc>
          <w:tcPr>
            <w:tcW w:w="1883" w:type="pct"/>
            <w:noWrap/>
            <w:hideMark/>
          </w:tcPr>
          <w:p w14:paraId="311AD74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Wisconsin, United States of America</w:t>
            </w:r>
          </w:p>
        </w:tc>
        <w:tc>
          <w:tcPr>
            <w:tcW w:w="1235" w:type="pct"/>
            <w:noWrap/>
            <w:hideMark/>
          </w:tcPr>
          <w:p w14:paraId="6DC1F6B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7EF900CC" w14:textId="77777777" w:rsidTr="006A19A4">
        <w:trPr>
          <w:trHeight w:val="300"/>
        </w:trPr>
        <w:tc>
          <w:tcPr>
            <w:tcW w:w="718" w:type="pct"/>
            <w:noWrap/>
            <w:hideMark/>
          </w:tcPr>
          <w:p w14:paraId="04DA84E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Montana</w:t>
            </w:r>
          </w:p>
        </w:tc>
        <w:tc>
          <w:tcPr>
            <w:tcW w:w="1164" w:type="pct"/>
            <w:noWrap/>
            <w:hideMark/>
          </w:tcPr>
          <w:p w14:paraId="4E29052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3/29/2022</w:t>
            </w:r>
          </w:p>
        </w:tc>
        <w:tc>
          <w:tcPr>
            <w:tcW w:w="1883" w:type="pct"/>
            <w:noWrap/>
            <w:hideMark/>
          </w:tcPr>
          <w:p w14:paraId="16B8943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Wyoming, United States of America</w:t>
            </w:r>
          </w:p>
        </w:tc>
        <w:tc>
          <w:tcPr>
            <w:tcW w:w="1235" w:type="pct"/>
            <w:noWrap/>
            <w:hideMark/>
          </w:tcPr>
          <w:p w14:paraId="421A1DE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3B4AB85A" w14:textId="77777777" w:rsidTr="006A19A4">
        <w:trPr>
          <w:trHeight w:val="300"/>
        </w:trPr>
        <w:tc>
          <w:tcPr>
            <w:tcW w:w="718" w:type="pct"/>
            <w:noWrap/>
            <w:hideMark/>
          </w:tcPr>
          <w:p w14:paraId="31A09DE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Idaho</w:t>
            </w:r>
          </w:p>
        </w:tc>
        <w:tc>
          <w:tcPr>
            <w:tcW w:w="1164" w:type="pct"/>
            <w:noWrap/>
            <w:hideMark/>
          </w:tcPr>
          <w:p w14:paraId="79D764D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4/1/2022</w:t>
            </w:r>
          </w:p>
        </w:tc>
        <w:tc>
          <w:tcPr>
            <w:tcW w:w="1883" w:type="pct"/>
            <w:noWrap/>
            <w:hideMark/>
          </w:tcPr>
          <w:p w14:paraId="57445A7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Astrakhan', Russia</w:t>
            </w:r>
          </w:p>
        </w:tc>
        <w:tc>
          <w:tcPr>
            <w:tcW w:w="1235" w:type="pct"/>
            <w:noWrap/>
            <w:hideMark/>
          </w:tcPr>
          <w:p w14:paraId="744FFA8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000F0E13" w14:textId="77777777" w:rsidTr="006A19A4">
        <w:trPr>
          <w:trHeight w:val="300"/>
        </w:trPr>
        <w:tc>
          <w:tcPr>
            <w:tcW w:w="718" w:type="pct"/>
            <w:noWrap/>
            <w:hideMark/>
          </w:tcPr>
          <w:p w14:paraId="3C8F2E3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Idaho</w:t>
            </w:r>
          </w:p>
        </w:tc>
        <w:tc>
          <w:tcPr>
            <w:tcW w:w="1164" w:type="pct"/>
            <w:noWrap/>
            <w:hideMark/>
          </w:tcPr>
          <w:p w14:paraId="5BED8FF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4/1/2022</w:t>
            </w:r>
          </w:p>
        </w:tc>
        <w:tc>
          <w:tcPr>
            <w:tcW w:w="1883" w:type="pct"/>
            <w:noWrap/>
            <w:hideMark/>
          </w:tcPr>
          <w:p w14:paraId="43B893E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Colorado, United States of America</w:t>
            </w:r>
          </w:p>
        </w:tc>
        <w:tc>
          <w:tcPr>
            <w:tcW w:w="1235" w:type="pct"/>
            <w:noWrap/>
            <w:hideMark/>
          </w:tcPr>
          <w:p w14:paraId="1B0DEB7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01EC7BC6" w14:textId="77777777" w:rsidTr="006A19A4">
        <w:trPr>
          <w:trHeight w:val="300"/>
        </w:trPr>
        <w:tc>
          <w:tcPr>
            <w:tcW w:w="718" w:type="pct"/>
            <w:noWrap/>
            <w:hideMark/>
          </w:tcPr>
          <w:p w14:paraId="5C9B9A3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Idaho</w:t>
            </w:r>
          </w:p>
        </w:tc>
        <w:tc>
          <w:tcPr>
            <w:tcW w:w="1164" w:type="pct"/>
            <w:noWrap/>
            <w:hideMark/>
          </w:tcPr>
          <w:p w14:paraId="5877E30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4/1/2022</w:t>
            </w:r>
          </w:p>
        </w:tc>
        <w:tc>
          <w:tcPr>
            <w:tcW w:w="1883" w:type="pct"/>
            <w:noWrap/>
            <w:hideMark/>
          </w:tcPr>
          <w:p w14:paraId="0A4C9F9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 United States of America</w:t>
            </w:r>
          </w:p>
        </w:tc>
        <w:tc>
          <w:tcPr>
            <w:tcW w:w="1235" w:type="pct"/>
            <w:noWrap/>
            <w:hideMark/>
          </w:tcPr>
          <w:p w14:paraId="389331D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017112A9" w14:textId="77777777" w:rsidTr="006A19A4">
        <w:trPr>
          <w:trHeight w:val="300"/>
        </w:trPr>
        <w:tc>
          <w:tcPr>
            <w:tcW w:w="718" w:type="pct"/>
            <w:noWrap/>
            <w:hideMark/>
          </w:tcPr>
          <w:p w14:paraId="68550CE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Idaho</w:t>
            </w:r>
          </w:p>
        </w:tc>
        <w:tc>
          <w:tcPr>
            <w:tcW w:w="1164" w:type="pct"/>
            <w:noWrap/>
            <w:hideMark/>
          </w:tcPr>
          <w:p w14:paraId="21DD000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4/1/2022</w:t>
            </w:r>
          </w:p>
        </w:tc>
        <w:tc>
          <w:tcPr>
            <w:tcW w:w="1883" w:type="pct"/>
            <w:noWrap/>
            <w:hideMark/>
          </w:tcPr>
          <w:p w14:paraId="365775B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Florida, United States of America</w:t>
            </w:r>
          </w:p>
        </w:tc>
        <w:tc>
          <w:tcPr>
            <w:tcW w:w="1235" w:type="pct"/>
            <w:noWrap/>
            <w:hideMark/>
          </w:tcPr>
          <w:p w14:paraId="544BF7D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w:t>
            </w:r>
          </w:p>
        </w:tc>
      </w:tr>
      <w:tr w:rsidR="006A19A4" w:rsidRPr="006A19A4" w14:paraId="5361CCB0" w14:textId="77777777" w:rsidTr="006A19A4">
        <w:trPr>
          <w:trHeight w:val="300"/>
        </w:trPr>
        <w:tc>
          <w:tcPr>
            <w:tcW w:w="718" w:type="pct"/>
            <w:noWrap/>
            <w:hideMark/>
          </w:tcPr>
          <w:p w14:paraId="69E59F6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Idaho</w:t>
            </w:r>
          </w:p>
        </w:tc>
        <w:tc>
          <w:tcPr>
            <w:tcW w:w="1164" w:type="pct"/>
            <w:noWrap/>
            <w:hideMark/>
          </w:tcPr>
          <w:p w14:paraId="2921339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4/1/2022</w:t>
            </w:r>
          </w:p>
        </w:tc>
        <w:tc>
          <w:tcPr>
            <w:tcW w:w="1883" w:type="pct"/>
            <w:noWrap/>
            <w:hideMark/>
          </w:tcPr>
          <w:p w14:paraId="79C5393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Illinois, United States of America</w:t>
            </w:r>
          </w:p>
        </w:tc>
        <w:tc>
          <w:tcPr>
            <w:tcW w:w="1235" w:type="pct"/>
            <w:noWrap/>
            <w:hideMark/>
          </w:tcPr>
          <w:p w14:paraId="1E30DB8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0A6509F0" w14:textId="77777777" w:rsidTr="006A19A4">
        <w:trPr>
          <w:trHeight w:val="300"/>
        </w:trPr>
        <w:tc>
          <w:tcPr>
            <w:tcW w:w="718" w:type="pct"/>
            <w:noWrap/>
            <w:hideMark/>
          </w:tcPr>
          <w:p w14:paraId="69F65A3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Idaho</w:t>
            </w:r>
          </w:p>
        </w:tc>
        <w:tc>
          <w:tcPr>
            <w:tcW w:w="1164" w:type="pct"/>
            <w:noWrap/>
            <w:hideMark/>
          </w:tcPr>
          <w:p w14:paraId="2AEF1D5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4/1/2022</w:t>
            </w:r>
          </w:p>
        </w:tc>
        <w:tc>
          <w:tcPr>
            <w:tcW w:w="1883" w:type="pct"/>
            <w:noWrap/>
            <w:hideMark/>
          </w:tcPr>
          <w:p w14:paraId="324538A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Indiana, United States of America</w:t>
            </w:r>
          </w:p>
        </w:tc>
        <w:tc>
          <w:tcPr>
            <w:tcW w:w="1235" w:type="pct"/>
            <w:noWrap/>
            <w:hideMark/>
          </w:tcPr>
          <w:p w14:paraId="249BDC7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45C97EE5" w14:textId="77777777" w:rsidTr="006A19A4">
        <w:trPr>
          <w:trHeight w:val="300"/>
        </w:trPr>
        <w:tc>
          <w:tcPr>
            <w:tcW w:w="718" w:type="pct"/>
            <w:noWrap/>
            <w:hideMark/>
          </w:tcPr>
          <w:p w14:paraId="613AEDB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Idaho</w:t>
            </w:r>
          </w:p>
        </w:tc>
        <w:tc>
          <w:tcPr>
            <w:tcW w:w="1164" w:type="pct"/>
            <w:noWrap/>
            <w:hideMark/>
          </w:tcPr>
          <w:p w14:paraId="2CBE61C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4/1/2022</w:t>
            </w:r>
          </w:p>
        </w:tc>
        <w:tc>
          <w:tcPr>
            <w:tcW w:w="1883" w:type="pct"/>
            <w:noWrap/>
            <w:hideMark/>
          </w:tcPr>
          <w:p w14:paraId="1EBA7A3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Iowa, United States of America</w:t>
            </w:r>
          </w:p>
        </w:tc>
        <w:tc>
          <w:tcPr>
            <w:tcW w:w="1235" w:type="pct"/>
            <w:noWrap/>
            <w:hideMark/>
          </w:tcPr>
          <w:p w14:paraId="72EE94A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w:t>
            </w:r>
          </w:p>
        </w:tc>
      </w:tr>
      <w:tr w:rsidR="006A19A4" w:rsidRPr="006A19A4" w14:paraId="6E4E5DB0" w14:textId="77777777" w:rsidTr="006A19A4">
        <w:trPr>
          <w:trHeight w:val="300"/>
        </w:trPr>
        <w:tc>
          <w:tcPr>
            <w:tcW w:w="718" w:type="pct"/>
            <w:noWrap/>
            <w:hideMark/>
          </w:tcPr>
          <w:p w14:paraId="5E15E1E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Idaho</w:t>
            </w:r>
          </w:p>
        </w:tc>
        <w:tc>
          <w:tcPr>
            <w:tcW w:w="1164" w:type="pct"/>
            <w:noWrap/>
            <w:hideMark/>
          </w:tcPr>
          <w:p w14:paraId="0887EBB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4/1/2022</w:t>
            </w:r>
          </w:p>
        </w:tc>
        <w:tc>
          <w:tcPr>
            <w:tcW w:w="1883" w:type="pct"/>
            <w:noWrap/>
            <w:hideMark/>
          </w:tcPr>
          <w:p w14:paraId="616A263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Kansas, United States of America</w:t>
            </w:r>
          </w:p>
        </w:tc>
        <w:tc>
          <w:tcPr>
            <w:tcW w:w="1235" w:type="pct"/>
            <w:noWrap/>
            <w:hideMark/>
          </w:tcPr>
          <w:p w14:paraId="4049E7C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11</w:t>
            </w:r>
          </w:p>
        </w:tc>
      </w:tr>
      <w:tr w:rsidR="006A19A4" w:rsidRPr="006A19A4" w14:paraId="43DA6D8D" w14:textId="77777777" w:rsidTr="006A19A4">
        <w:trPr>
          <w:trHeight w:val="300"/>
        </w:trPr>
        <w:tc>
          <w:tcPr>
            <w:tcW w:w="718" w:type="pct"/>
            <w:noWrap/>
            <w:hideMark/>
          </w:tcPr>
          <w:p w14:paraId="4F6D2E4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Idaho</w:t>
            </w:r>
          </w:p>
        </w:tc>
        <w:tc>
          <w:tcPr>
            <w:tcW w:w="1164" w:type="pct"/>
            <w:noWrap/>
            <w:hideMark/>
          </w:tcPr>
          <w:p w14:paraId="2A9672D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4/1/2022</w:t>
            </w:r>
          </w:p>
        </w:tc>
        <w:tc>
          <w:tcPr>
            <w:tcW w:w="1883" w:type="pct"/>
            <w:noWrap/>
            <w:hideMark/>
          </w:tcPr>
          <w:p w14:paraId="68BFF89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Maine, United States of America</w:t>
            </w:r>
          </w:p>
        </w:tc>
        <w:tc>
          <w:tcPr>
            <w:tcW w:w="1235" w:type="pct"/>
            <w:noWrap/>
            <w:hideMark/>
          </w:tcPr>
          <w:p w14:paraId="27B0C74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20</w:t>
            </w:r>
          </w:p>
        </w:tc>
      </w:tr>
      <w:tr w:rsidR="006A19A4" w:rsidRPr="006A19A4" w14:paraId="14A2E80F" w14:textId="77777777" w:rsidTr="006A19A4">
        <w:trPr>
          <w:trHeight w:val="300"/>
        </w:trPr>
        <w:tc>
          <w:tcPr>
            <w:tcW w:w="718" w:type="pct"/>
            <w:noWrap/>
            <w:hideMark/>
          </w:tcPr>
          <w:p w14:paraId="2DA983E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Idaho</w:t>
            </w:r>
          </w:p>
        </w:tc>
        <w:tc>
          <w:tcPr>
            <w:tcW w:w="1164" w:type="pct"/>
            <w:noWrap/>
            <w:hideMark/>
          </w:tcPr>
          <w:p w14:paraId="5B35176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4/1/2022</w:t>
            </w:r>
          </w:p>
        </w:tc>
        <w:tc>
          <w:tcPr>
            <w:tcW w:w="1883" w:type="pct"/>
            <w:noWrap/>
            <w:hideMark/>
          </w:tcPr>
          <w:p w14:paraId="1ED0450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Maryland, United States of America</w:t>
            </w:r>
          </w:p>
        </w:tc>
        <w:tc>
          <w:tcPr>
            <w:tcW w:w="1235" w:type="pct"/>
            <w:noWrap/>
            <w:hideMark/>
          </w:tcPr>
          <w:p w14:paraId="36F5F41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11</w:t>
            </w:r>
          </w:p>
        </w:tc>
      </w:tr>
      <w:tr w:rsidR="006A19A4" w:rsidRPr="006A19A4" w14:paraId="611099CC" w14:textId="77777777" w:rsidTr="006A19A4">
        <w:trPr>
          <w:trHeight w:val="300"/>
        </w:trPr>
        <w:tc>
          <w:tcPr>
            <w:tcW w:w="718" w:type="pct"/>
            <w:noWrap/>
            <w:hideMark/>
          </w:tcPr>
          <w:p w14:paraId="48AD540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Idaho</w:t>
            </w:r>
          </w:p>
        </w:tc>
        <w:tc>
          <w:tcPr>
            <w:tcW w:w="1164" w:type="pct"/>
            <w:noWrap/>
            <w:hideMark/>
          </w:tcPr>
          <w:p w14:paraId="3C7D5C7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4/1/2022</w:t>
            </w:r>
          </w:p>
        </w:tc>
        <w:tc>
          <w:tcPr>
            <w:tcW w:w="1883" w:type="pct"/>
            <w:noWrap/>
            <w:hideMark/>
          </w:tcPr>
          <w:p w14:paraId="30505B5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Massachusetts, United States of America</w:t>
            </w:r>
          </w:p>
        </w:tc>
        <w:tc>
          <w:tcPr>
            <w:tcW w:w="1235" w:type="pct"/>
            <w:noWrap/>
            <w:hideMark/>
          </w:tcPr>
          <w:p w14:paraId="15CC7E2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714065A9" w14:textId="77777777" w:rsidTr="006A19A4">
        <w:trPr>
          <w:trHeight w:val="300"/>
        </w:trPr>
        <w:tc>
          <w:tcPr>
            <w:tcW w:w="718" w:type="pct"/>
            <w:noWrap/>
            <w:hideMark/>
          </w:tcPr>
          <w:p w14:paraId="54E91C1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Idaho</w:t>
            </w:r>
          </w:p>
        </w:tc>
        <w:tc>
          <w:tcPr>
            <w:tcW w:w="1164" w:type="pct"/>
            <w:noWrap/>
            <w:hideMark/>
          </w:tcPr>
          <w:p w14:paraId="0DE6CD2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4/1/2022</w:t>
            </w:r>
          </w:p>
        </w:tc>
        <w:tc>
          <w:tcPr>
            <w:tcW w:w="1883" w:type="pct"/>
            <w:noWrap/>
            <w:hideMark/>
          </w:tcPr>
          <w:p w14:paraId="6A586F1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 United States of America</w:t>
            </w:r>
          </w:p>
        </w:tc>
        <w:tc>
          <w:tcPr>
            <w:tcW w:w="1235" w:type="pct"/>
            <w:noWrap/>
            <w:hideMark/>
          </w:tcPr>
          <w:p w14:paraId="5DAA81B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0CF9F72C" w14:textId="77777777" w:rsidTr="006A19A4">
        <w:trPr>
          <w:trHeight w:val="300"/>
        </w:trPr>
        <w:tc>
          <w:tcPr>
            <w:tcW w:w="718" w:type="pct"/>
            <w:noWrap/>
            <w:hideMark/>
          </w:tcPr>
          <w:p w14:paraId="4E88E61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Idaho</w:t>
            </w:r>
          </w:p>
        </w:tc>
        <w:tc>
          <w:tcPr>
            <w:tcW w:w="1164" w:type="pct"/>
            <w:noWrap/>
            <w:hideMark/>
          </w:tcPr>
          <w:p w14:paraId="74F047E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4/1/2022</w:t>
            </w:r>
          </w:p>
        </w:tc>
        <w:tc>
          <w:tcPr>
            <w:tcW w:w="1883" w:type="pct"/>
            <w:noWrap/>
            <w:hideMark/>
          </w:tcPr>
          <w:p w14:paraId="4102C48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Minnesota, United States of America</w:t>
            </w:r>
          </w:p>
        </w:tc>
        <w:tc>
          <w:tcPr>
            <w:tcW w:w="1235" w:type="pct"/>
            <w:noWrap/>
            <w:hideMark/>
          </w:tcPr>
          <w:p w14:paraId="2239583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w:t>
            </w:r>
          </w:p>
        </w:tc>
      </w:tr>
      <w:tr w:rsidR="006A19A4" w:rsidRPr="006A19A4" w14:paraId="0BCAD634" w14:textId="77777777" w:rsidTr="006A19A4">
        <w:trPr>
          <w:trHeight w:val="300"/>
        </w:trPr>
        <w:tc>
          <w:tcPr>
            <w:tcW w:w="718" w:type="pct"/>
            <w:noWrap/>
            <w:hideMark/>
          </w:tcPr>
          <w:p w14:paraId="6C8C078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Idaho</w:t>
            </w:r>
          </w:p>
        </w:tc>
        <w:tc>
          <w:tcPr>
            <w:tcW w:w="1164" w:type="pct"/>
            <w:noWrap/>
            <w:hideMark/>
          </w:tcPr>
          <w:p w14:paraId="5308ECB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4/1/2022</w:t>
            </w:r>
          </w:p>
        </w:tc>
        <w:tc>
          <w:tcPr>
            <w:tcW w:w="1883" w:type="pct"/>
            <w:noWrap/>
            <w:hideMark/>
          </w:tcPr>
          <w:p w14:paraId="186E87F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Missouri, United States of America</w:t>
            </w:r>
          </w:p>
        </w:tc>
        <w:tc>
          <w:tcPr>
            <w:tcW w:w="1235" w:type="pct"/>
            <w:noWrap/>
            <w:hideMark/>
          </w:tcPr>
          <w:p w14:paraId="6363EEB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13</w:t>
            </w:r>
          </w:p>
        </w:tc>
      </w:tr>
      <w:tr w:rsidR="006A19A4" w:rsidRPr="006A19A4" w14:paraId="1C3124D8" w14:textId="77777777" w:rsidTr="006A19A4">
        <w:trPr>
          <w:trHeight w:val="300"/>
        </w:trPr>
        <w:tc>
          <w:tcPr>
            <w:tcW w:w="718" w:type="pct"/>
            <w:noWrap/>
            <w:hideMark/>
          </w:tcPr>
          <w:p w14:paraId="7F8840E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Idaho</w:t>
            </w:r>
          </w:p>
        </w:tc>
        <w:tc>
          <w:tcPr>
            <w:tcW w:w="1164" w:type="pct"/>
            <w:noWrap/>
            <w:hideMark/>
          </w:tcPr>
          <w:p w14:paraId="29300BE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4/1/2022</w:t>
            </w:r>
          </w:p>
        </w:tc>
        <w:tc>
          <w:tcPr>
            <w:tcW w:w="1883" w:type="pct"/>
            <w:noWrap/>
            <w:hideMark/>
          </w:tcPr>
          <w:p w14:paraId="3346941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Nebraska, United States of America</w:t>
            </w:r>
          </w:p>
        </w:tc>
        <w:tc>
          <w:tcPr>
            <w:tcW w:w="1235" w:type="pct"/>
            <w:noWrap/>
            <w:hideMark/>
          </w:tcPr>
          <w:p w14:paraId="35ABD5A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w:t>
            </w:r>
          </w:p>
        </w:tc>
      </w:tr>
      <w:tr w:rsidR="006A19A4" w:rsidRPr="006A19A4" w14:paraId="7A7AC43C" w14:textId="77777777" w:rsidTr="006A19A4">
        <w:trPr>
          <w:trHeight w:val="300"/>
        </w:trPr>
        <w:tc>
          <w:tcPr>
            <w:tcW w:w="718" w:type="pct"/>
            <w:noWrap/>
            <w:hideMark/>
          </w:tcPr>
          <w:p w14:paraId="245F218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Idaho</w:t>
            </w:r>
          </w:p>
        </w:tc>
        <w:tc>
          <w:tcPr>
            <w:tcW w:w="1164" w:type="pct"/>
            <w:noWrap/>
            <w:hideMark/>
          </w:tcPr>
          <w:p w14:paraId="7095EE3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4/1/2022</w:t>
            </w:r>
          </w:p>
        </w:tc>
        <w:tc>
          <w:tcPr>
            <w:tcW w:w="1883" w:type="pct"/>
            <w:noWrap/>
            <w:hideMark/>
          </w:tcPr>
          <w:p w14:paraId="42E09A5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Brunswick, Canada</w:t>
            </w:r>
          </w:p>
        </w:tc>
        <w:tc>
          <w:tcPr>
            <w:tcW w:w="1235" w:type="pct"/>
            <w:noWrap/>
            <w:hideMark/>
          </w:tcPr>
          <w:p w14:paraId="3D8D8D8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35</w:t>
            </w:r>
          </w:p>
        </w:tc>
      </w:tr>
      <w:tr w:rsidR="006A19A4" w:rsidRPr="006A19A4" w14:paraId="1DCF3C4E" w14:textId="77777777" w:rsidTr="006A19A4">
        <w:trPr>
          <w:trHeight w:val="300"/>
        </w:trPr>
        <w:tc>
          <w:tcPr>
            <w:tcW w:w="718" w:type="pct"/>
            <w:noWrap/>
            <w:hideMark/>
          </w:tcPr>
          <w:p w14:paraId="52C7365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Idaho</w:t>
            </w:r>
          </w:p>
        </w:tc>
        <w:tc>
          <w:tcPr>
            <w:tcW w:w="1164" w:type="pct"/>
            <w:noWrap/>
            <w:hideMark/>
          </w:tcPr>
          <w:p w14:paraId="3F7CB43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4/1/2022</w:t>
            </w:r>
          </w:p>
        </w:tc>
        <w:tc>
          <w:tcPr>
            <w:tcW w:w="1883" w:type="pct"/>
            <w:noWrap/>
            <w:hideMark/>
          </w:tcPr>
          <w:p w14:paraId="2E1BAC6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Hampshire, United States of America</w:t>
            </w:r>
          </w:p>
        </w:tc>
        <w:tc>
          <w:tcPr>
            <w:tcW w:w="1235" w:type="pct"/>
            <w:noWrap/>
            <w:hideMark/>
          </w:tcPr>
          <w:p w14:paraId="76B1CB4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4A7CA6C9" w14:textId="77777777" w:rsidTr="006A19A4">
        <w:trPr>
          <w:trHeight w:val="300"/>
        </w:trPr>
        <w:tc>
          <w:tcPr>
            <w:tcW w:w="718" w:type="pct"/>
            <w:noWrap/>
            <w:hideMark/>
          </w:tcPr>
          <w:p w14:paraId="32493F1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Idaho</w:t>
            </w:r>
          </w:p>
        </w:tc>
        <w:tc>
          <w:tcPr>
            <w:tcW w:w="1164" w:type="pct"/>
            <w:noWrap/>
            <w:hideMark/>
          </w:tcPr>
          <w:p w14:paraId="3F0675D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4/1/2022</w:t>
            </w:r>
          </w:p>
        </w:tc>
        <w:tc>
          <w:tcPr>
            <w:tcW w:w="1883" w:type="pct"/>
            <w:noWrap/>
            <w:hideMark/>
          </w:tcPr>
          <w:p w14:paraId="75E408E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 United States of America</w:t>
            </w:r>
          </w:p>
        </w:tc>
        <w:tc>
          <w:tcPr>
            <w:tcW w:w="1235" w:type="pct"/>
            <w:noWrap/>
            <w:hideMark/>
          </w:tcPr>
          <w:p w14:paraId="4835940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w:t>
            </w:r>
          </w:p>
        </w:tc>
      </w:tr>
      <w:tr w:rsidR="006A19A4" w:rsidRPr="006A19A4" w14:paraId="7D551E38" w14:textId="77777777" w:rsidTr="006A19A4">
        <w:trPr>
          <w:trHeight w:val="300"/>
        </w:trPr>
        <w:tc>
          <w:tcPr>
            <w:tcW w:w="718" w:type="pct"/>
            <w:noWrap/>
            <w:hideMark/>
          </w:tcPr>
          <w:p w14:paraId="2B17497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Idaho</w:t>
            </w:r>
          </w:p>
        </w:tc>
        <w:tc>
          <w:tcPr>
            <w:tcW w:w="1164" w:type="pct"/>
            <w:noWrap/>
            <w:hideMark/>
          </w:tcPr>
          <w:p w14:paraId="376AD31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4/1/2022</w:t>
            </w:r>
          </w:p>
        </w:tc>
        <w:tc>
          <w:tcPr>
            <w:tcW w:w="1883" w:type="pct"/>
            <w:noWrap/>
            <w:hideMark/>
          </w:tcPr>
          <w:p w14:paraId="183015C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Newfoundland and Labrador, Canada</w:t>
            </w:r>
          </w:p>
        </w:tc>
        <w:tc>
          <w:tcPr>
            <w:tcW w:w="1235" w:type="pct"/>
            <w:noWrap/>
            <w:hideMark/>
          </w:tcPr>
          <w:p w14:paraId="07C074F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215BD304" w14:textId="77777777" w:rsidTr="006A19A4">
        <w:trPr>
          <w:trHeight w:val="300"/>
        </w:trPr>
        <w:tc>
          <w:tcPr>
            <w:tcW w:w="718" w:type="pct"/>
            <w:noWrap/>
            <w:hideMark/>
          </w:tcPr>
          <w:p w14:paraId="4575446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Idaho</w:t>
            </w:r>
          </w:p>
        </w:tc>
        <w:tc>
          <w:tcPr>
            <w:tcW w:w="1164" w:type="pct"/>
            <w:noWrap/>
            <w:hideMark/>
          </w:tcPr>
          <w:p w14:paraId="3ECDF93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4/1/2022</w:t>
            </w:r>
          </w:p>
        </w:tc>
        <w:tc>
          <w:tcPr>
            <w:tcW w:w="1883" w:type="pct"/>
            <w:noWrap/>
            <w:hideMark/>
          </w:tcPr>
          <w:p w14:paraId="7EDE65A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Carolina, United States of America</w:t>
            </w:r>
          </w:p>
        </w:tc>
        <w:tc>
          <w:tcPr>
            <w:tcW w:w="1235" w:type="pct"/>
            <w:noWrap/>
            <w:hideMark/>
          </w:tcPr>
          <w:p w14:paraId="34EDC99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6A0684C1" w14:textId="77777777" w:rsidTr="006A19A4">
        <w:trPr>
          <w:trHeight w:val="300"/>
        </w:trPr>
        <w:tc>
          <w:tcPr>
            <w:tcW w:w="718" w:type="pct"/>
            <w:noWrap/>
            <w:hideMark/>
          </w:tcPr>
          <w:p w14:paraId="5ABB118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lastRenderedPageBreak/>
              <w:t>Idaho</w:t>
            </w:r>
          </w:p>
        </w:tc>
        <w:tc>
          <w:tcPr>
            <w:tcW w:w="1164" w:type="pct"/>
            <w:noWrap/>
            <w:hideMark/>
          </w:tcPr>
          <w:p w14:paraId="559C300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4/1/2022</w:t>
            </w:r>
          </w:p>
        </w:tc>
        <w:tc>
          <w:tcPr>
            <w:tcW w:w="1883" w:type="pct"/>
            <w:noWrap/>
            <w:hideMark/>
          </w:tcPr>
          <w:p w14:paraId="63EC2B8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Dakota, United States of America</w:t>
            </w:r>
          </w:p>
        </w:tc>
        <w:tc>
          <w:tcPr>
            <w:tcW w:w="1235" w:type="pct"/>
            <w:noWrap/>
            <w:hideMark/>
          </w:tcPr>
          <w:p w14:paraId="764FAF5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495CEE69" w14:textId="77777777" w:rsidTr="006A19A4">
        <w:trPr>
          <w:trHeight w:val="300"/>
        </w:trPr>
        <w:tc>
          <w:tcPr>
            <w:tcW w:w="718" w:type="pct"/>
            <w:noWrap/>
            <w:hideMark/>
          </w:tcPr>
          <w:p w14:paraId="171FCC8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Idaho</w:t>
            </w:r>
          </w:p>
        </w:tc>
        <w:tc>
          <w:tcPr>
            <w:tcW w:w="1164" w:type="pct"/>
            <w:noWrap/>
            <w:hideMark/>
          </w:tcPr>
          <w:p w14:paraId="39F6773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4/1/2022</w:t>
            </w:r>
          </w:p>
        </w:tc>
        <w:tc>
          <w:tcPr>
            <w:tcW w:w="1883" w:type="pct"/>
            <w:noWrap/>
            <w:hideMark/>
          </w:tcPr>
          <w:p w14:paraId="3F49465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Nova Scotia, Canada</w:t>
            </w:r>
          </w:p>
        </w:tc>
        <w:tc>
          <w:tcPr>
            <w:tcW w:w="1235" w:type="pct"/>
            <w:noWrap/>
            <w:hideMark/>
          </w:tcPr>
          <w:p w14:paraId="791C2FA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w:t>
            </w:r>
          </w:p>
        </w:tc>
      </w:tr>
      <w:tr w:rsidR="006A19A4" w:rsidRPr="006A19A4" w14:paraId="5B12CDF5" w14:textId="77777777" w:rsidTr="006A19A4">
        <w:trPr>
          <w:trHeight w:val="300"/>
        </w:trPr>
        <w:tc>
          <w:tcPr>
            <w:tcW w:w="718" w:type="pct"/>
            <w:noWrap/>
            <w:hideMark/>
          </w:tcPr>
          <w:p w14:paraId="0D331CC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Idaho</w:t>
            </w:r>
          </w:p>
        </w:tc>
        <w:tc>
          <w:tcPr>
            <w:tcW w:w="1164" w:type="pct"/>
            <w:noWrap/>
            <w:hideMark/>
          </w:tcPr>
          <w:p w14:paraId="7CE3773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4/1/2022</w:t>
            </w:r>
          </w:p>
        </w:tc>
        <w:tc>
          <w:tcPr>
            <w:tcW w:w="1883" w:type="pct"/>
            <w:noWrap/>
            <w:hideMark/>
          </w:tcPr>
          <w:p w14:paraId="3D62A93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Ohio, United States of America</w:t>
            </w:r>
          </w:p>
        </w:tc>
        <w:tc>
          <w:tcPr>
            <w:tcW w:w="1235" w:type="pct"/>
            <w:noWrap/>
            <w:hideMark/>
          </w:tcPr>
          <w:p w14:paraId="0D03850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43F14D27" w14:textId="77777777" w:rsidTr="006A19A4">
        <w:trPr>
          <w:trHeight w:val="300"/>
        </w:trPr>
        <w:tc>
          <w:tcPr>
            <w:tcW w:w="718" w:type="pct"/>
            <w:noWrap/>
            <w:hideMark/>
          </w:tcPr>
          <w:p w14:paraId="7B74123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Idaho</w:t>
            </w:r>
          </w:p>
        </w:tc>
        <w:tc>
          <w:tcPr>
            <w:tcW w:w="1164" w:type="pct"/>
            <w:noWrap/>
            <w:hideMark/>
          </w:tcPr>
          <w:p w14:paraId="2EEC66A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4/1/2022</w:t>
            </w:r>
          </w:p>
        </w:tc>
        <w:tc>
          <w:tcPr>
            <w:tcW w:w="1883" w:type="pct"/>
            <w:noWrap/>
            <w:hideMark/>
          </w:tcPr>
          <w:p w14:paraId="3E2B135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Ontario, Canada</w:t>
            </w:r>
          </w:p>
        </w:tc>
        <w:tc>
          <w:tcPr>
            <w:tcW w:w="1235" w:type="pct"/>
            <w:noWrap/>
            <w:hideMark/>
          </w:tcPr>
          <w:p w14:paraId="1593034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33</w:t>
            </w:r>
          </w:p>
        </w:tc>
      </w:tr>
      <w:tr w:rsidR="006A19A4" w:rsidRPr="006A19A4" w14:paraId="0830323E" w14:textId="77777777" w:rsidTr="006A19A4">
        <w:trPr>
          <w:trHeight w:val="300"/>
        </w:trPr>
        <w:tc>
          <w:tcPr>
            <w:tcW w:w="718" w:type="pct"/>
            <w:noWrap/>
            <w:hideMark/>
          </w:tcPr>
          <w:p w14:paraId="1B2997E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Idaho</w:t>
            </w:r>
          </w:p>
        </w:tc>
        <w:tc>
          <w:tcPr>
            <w:tcW w:w="1164" w:type="pct"/>
            <w:noWrap/>
            <w:hideMark/>
          </w:tcPr>
          <w:p w14:paraId="25B53E6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4/1/2022</w:t>
            </w:r>
          </w:p>
        </w:tc>
        <w:tc>
          <w:tcPr>
            <w:tcW w:w="1883" w:type="pct"/>
            <w:noWrap/>
            <w:hideMark/>
          </w:tcPr>
          <w:p w14:paraId="3526D15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Pennsylvania, United States of America</w:t>
            </w:r>
          </w:p>
        </w:tc>
        <w:tc>
          <w:tcPr>
            <w:tcW w:w="1235" w:type="pct"/>
            <w:noWrap/>
            <w:hideMark/>
          </w:tcPr>
          <w:p w14:paraId="2D393EE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03A5576D" w14:textId="77777777" w:rsidTr="006A19A4">
        <w:trPr>
          <w:trHeight w:val="300"/>
        </w:trPr>
        <w:tc>
          <w:tcPr>
            <w:tcW w:w="718" w:type="pct"/>
            <w:noWrap/>
            <w:hideMark/>
          </w:tcPr>
          <w:p w14:paraId="3C0418B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Idaho</w:t>
            </w:r>
          </w:p>
        </w:tc>
        <w:tc>
          <w:tcPr>
            <w:tcW w:w="1164" w:type="pct"/>
            <w:noWrap/>
            <w:hideMark/>
          </w:tcPr>
          <w:p w14:paraId="0434F40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4/1/2022</w:t>
            </w:r>
          </w:p>
        </w:tc>
        <w:tc>
          <w:tcPr>
            <w:tcW w:w="1883" w:type="pct"/>
            <w:noWrap/>
            <w:hideMark/>
          </w:tcPr>
          <w:p w14:paraId="7E83932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Prince Edward Island, Canada</w:t>
            </w:r>
          </w:p>
        </w:tc>
        <w:tc>
          <w:tcPr>
            <w:tcW w:w="1235" w:type="pct"/>
            <w:noWrap/>
            <w:hideMark/>
          </w:tcPr>
          <w:p w14:paraId="18B21A3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07055596" w14:textId="77777777" w:rsidTr="006A19A4">
        <w:trPr>
          <w:trHeight w:val="300"/>
        </w:trPr>
        <w:tc>
          <w:tcPr>
            <w:tcW w:w="718" w:type="pct"/>
            <w:noWrap/>
            <w:hideMark/>
          </w:tcPr>
          <w:p w14:paraId="7917AC1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Idaho</w:t>
            </w:r>
          </w:p>
        </w:tc>
        <w:tc>
          <w:tcPr>
            <w:tcW w:w="1164" w:type="pct"/>
            <w:noWrap/>
            <w:hideMark/>
          </w:tcPr>
          <w:p w14:paraId="1C31D0B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4/1/2022</w:t>
            </w:r>
          </w:p>
        </w:tc>
        <w:tc>
          <w:tcPr>
            <w:tcW w:w="1883" w:type="pct"/>
            <w:noWrap/>
            <w:hideMark/>
          </w:tcPr>
          <w:p w14:paraId="3E21A92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Québec, Canada</w:t>
            </w:r>
          </w:p>
        </w:tc>
        <w:tc>
          <w:tcPr>
            <w:tcW w:w="1235" w:type="pct"/>
            <w:noWrap/>
            <w:hideMark/>
          </w:tcPr>
          <w:p w14:paraId="2C63AD8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16</w:t>
            </w:r>
          </w:p>
        </w:tc>
      </w:tr>
      <w:tr w:rsidR="006A19A4" w:rsidRPr="006A19A4" w14:paraId="645A47A2" w14:textId="77777777" w:rsidTr="006A19A4">
        <w:trPr>
          <w:trHeight w:val="300"/>
        </w:trPr>
        <w:tc>
          <w:tcPr>
            <w:tcW w:w="718" w:type="pct"/>
            <w:noWrap/>
            <w:hideMark/>
          </w:tcPr>
          <w:p w14:paraId="72B115C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Idaho</w:t>
            </w:r>
          </w:p>
        </w:tc>
        <w:tc>
          <w:tcPr>
            <w:tcW w:w="1164" w:type="pct"/>
            <w:noWrap/>
            <w:hideMark/>
          </w:tcPr>
          <w:p w14:paraId="0E9DA60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4/1/2022</w:t>
            </w:r>
          </w:p>
        </w:tc>
        <w:tc>
          <w:tcPr>
            <w:tcW w:w="1883" w:type="pct"/>
            <w:noWrap/>
            <w:hideMark/>
          </w:tcPr>
          <w:p w14:paraId="50F609B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Saskatchewan, Canada</w:t>
            </w:r>
          </w:p>
        </w:tc>
        <w:tc>
          <w:tcPr>
            <w:tcW w:w="1235" w:type="pct"/>
            <w:noWrap/>
            <w:hideMark/>
          </w:tcPr>
          <w:p w14:paraId="09DFA8C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55</w:t>
            </w:r>
          </w:p>
        </w:tc>
      </w:tr>
      <w:tr w:rsidR="006A19A4" w:rsidRPr="006A19A4" w14:paraId="5E95A9D8" w14:textId="77777777" w:rsidTr="006A19A4">
        <w:trPr>
          <w:trHeight w:val="300"/>
        </w:trPr>
        <w:tc>
          <w:tcPr>
            <w:tcW w:w="718" w:type="pct"/>
            <w:noWrap/>
            <w:hideMark/>
          </w:tcPr>
          <w:p w14:paraId="767B094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Idaho</w:t>
            </w:r>
          </w:p>
        </w:tc>
        <w:tc>
          <w:tcPr>
            <w:tcW w:w="1164" w:type="pct"/>
            <w:noWrap/>
            <w:hideMark/>
          </w:tcPr>
          <w:p w14:paraId="692023E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4/1/2022</w:t>
            </w:r>
          </w:p>
        </w:tc>
        <w:tc>
          <w:tcPr>
            <w:tcW w:w="1883" w:type="pct"/>
            <w:noWrap/>
            <w:hideMark/>
          </w:tcPr>
          <w:p w14:paraId="110DAAB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South Dakota, United States of America</w:t>
            </w:r>
          </w:p>
        </w:tc>
        <w:tc>
          <w:tcPr>
            <w:tcW w:w="1235" w:type="pct"/>
            <w:noWrap/>
            <w:hideMark/>
          </w:tcPr>
          <w:p w14:paraId="545BBE0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54</w:t>
            </w:r>
          </w:p>
        </w:tc>
      </w:tr>
      <w:tr w:rsidR="006A19A4" w:rsidRPr="006A19A4" w14:paraId="71A3AECF" w14:textId="77777777" w:rsidTr="006A19A4">
        <w:trPr>
          <w:trHeight w:val="300"/>
        </w:trPr>
        <w:tc>
          <w:tcPr>
            <w:tcW w:w="718" w:type="pct"/>
            <w:noWrap/>
            <w:hideMark/>
          </w:tcPr>
          <w:p w14:paraId="2EA1B01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Idaho</w:t>
            </w:r>
          </w:p>
        </w:tc>
        <w:tc>
          <w:tcPr>
            <w:tcW w:w="1164" w:type="pct"/>
            <w:noWrap/>
            <w:hideMark/>
          </w:tcPr>
          <w:p w14:paraId="0BEE30E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4/1/2022</w:t>
            </w:r>
          </w:p>
        </w:tc>
        <w:tc>
          <w:tcPr>
            <w:tcW w:w="1883" w:type="pct"/>
            <w:noWrap/>
            <w:hideMark/>
          </w:tcPr>
          <w:p w14:paraId="4BD7357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Tennessee, United States of America</w:t>
            </w:r>
          </w:p>
        </w:tc>
        <w:tc>
          <w:tcPr>
            <w:tcW w:w="1235" w:type="pct"/>
            <w:noWrap/>
            <w:hideMark/>
          </w:tcPr>
          <w:p w14:paraId="1A2AA90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68E1D7DB" w14:textId="77777777" w:rsidTr="006A19A4">
        <w:trPr>
          <w:trHeight w:val="300"/>
        </w:trPr>
        <w:tc>
          <w:tcPr>
            <w:tcW w:w="718" w:type="pct"/>
            <w:noWrap/>
            <w:hideMark/>
          </w:tcPr>
          <w:p w14:paraId="2F7634A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Idaho</w:t>
            </w:r>
          </w:p>
        </w:tc>
        <w:tc>
          <w:tcPr>
            <w:tcW w:w="1164" w:type="pct"/>
            <w:noWrap/>
            <w:hideMark/>
          </w:tcPr>
          <w:p w14:paraId="64CEFBC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4/1/2022</w:t>
            </w:r>
          </w:p>
        </w:tc>
        <w:tc>
          <w:tcPr>
            <w:tcW w:w="1883" w:type="pct"/>
            <w:noWrap/>
            <w:hideMark/>
          </w:tcPr>
          <w:p w14:paraId="739EE17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Texas, United States of America</w:t>
            </w:r>
          </w:p>
        </w:tc>
        <w:tc>
          <w:tcPr>
            <w:tcW w:w="1235" w:type="pct"/>
            <w:noWrap/>
            <w:hideMark/>
          </w:tcPr>
          <w:p w14:paraId="313C144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5D48C3E2" w14:textId="77777777" w:rsidTr="006A19A4">
        <w:trPr>
          <w:trHeight w:val="300"/>
        </w:trPr>
        <w:tc>
          <w:tcPr>
            <w:tcW w:w="718" w:type="pct"/>
            <w:noWrap/>
            <w:hideMark/>
          </w:tcPr>
          <w:p w14:paraId="3B22C90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Idaho</w:t>
            </w:r>
          </w:p>
        </w:tc>
        <w:tc>
          <w:tcPr>
            <w:tcW w:w="1164" w:type="pct"/>
            <w:noWrap/>
            <w:hideMark/>
          </w:tcPr>
          <w:p w14:paraId="4086A43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4/1/2022</w:t>
            </w:r>
          </w:p>
        </w:tc>
        <w:tc>
          <w:tcPr>
            <w:tcW w:w="1883" w:type="pct"/>
            <w:noWrap/>
            <w:hideMark/>
          </w:tcPr>
          <w:p w14:paraId="08561B2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Wisconsin, United States of America</w:t>
            </w:r>
          </w:p>
        </w:tc>
        <w:tc>
          <w:tcPr>
            <w:tcW w:w="1235" w:type="pct"/>
            <w:noWrap/>
            <w:hideMark/>
          </w:tcPr>
          <w:p w14:paraId="6A5BC2B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23D4B91F" w14:textId="77777777" w:rsidTr="006A19A4">
        <w:trPr>
          <w:trHeight w:val="300"/>
        </w:trPr>
        <w:tc>
          <w:tcPr>
            <w:tcW w:w="718" w:type="pct"/>
            <w:noWrap/>
            <w:hideMark/>
          </w:tcPr>
          <w:p w14:paraId="4B8FAF2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Idaho</w:t>
            </w:r>
          </w:p>
        </w:tc>
        <w:tc>
          <w:tcPr>
            <w:tcW w:w="1164" w:type="pct"/>
            <w:noWrap/>
            <w:hideMark/>
          </w:tcPr>
          <w:p w14:paraId="623F8D9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4/1/2022</w:t>
            </w:r>
          </w:p>
        </w:tc>
        <w:tc>
          <w:tcPr>
            <w:tcW w:w="1883" w:type="pct"/>
            <w:noWrap/>
            <w:hideMark/>
          </w:tcPr>
          <w:p w14:paraId="3B28921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Wyoming, United States of America</w:t>
            </w:r>
          </w:p>
        </w:tc>
        <w:tc>
          <w:tcPr>
            <w:tcW w:w="1235" w:type="pct"/>
            <w:noWrap/>
            <w:hideMark/>
          </w:tcPr>
          <w:p w14:paraId="1E79058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8</w:t>
            </w:r>
          </w:p>
        </w:tc>
      </w:tr>
      <w:tr w:rsidR="006A19A4" w:rsidRPr="006A19A4" w14:paraId="0D62ACDB" w14:textId="77777777" w:rsidTr="006A19A4">
        <w:trPr>
          <w:trHeight w:val="300"/>
        </w:trPr>
        <w:tc>
          <w:tcPr>
            <w:tcW w:w="718" w:type="pct"/>
            <w:noWrap/>
            <w:hideMark/>
          </w:tcPr>
          <w:p w14:paraId="32CEA7E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Vermont</w:t>
            </w:r>
          </w:p>
        </w:tc>
        <w:tc>
          <w:tcPr>
            <w:tcW w:w="1164" w:type="pct"/>
            <w:noWrap/>
            <w:hideMark/>
          </w:tcPr>
          <w:p w14:paraId="3D0B903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4/7/2022</w:t>
            </w:r>
          </w:p>
        </w:tc>
        <w:tc>
          <w:tcPr>
            <w:tcW w:w="1883" w:type="pct"/>
            <w:noWrap/>
            <w:hideMark/>
          </w:tcPr>
          <w:p w14:paraId="7FA7BB1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Colorado, United States of America</w:t>
            </w:r>
          </w:p>
        </w:tc>
        <w:tc>
          <w:tcPr>
            <w:tcW w:w="1235" w:type="pct"/>
            <w:noWrap/>
            <w:hideMark/>
          </w:tcPr>
          <w:p w14:paraId="60C1FF0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46128687" w14:textId="77777777" w:rsidTr="006A19A4">
        <w:trPr>
          <w:trHeight w:val="300"/>
        </w:trPr>
        <w:tc>
          <w:tcPr>
            <w:tcW w:w="718" w:type="pct"/>
            <w:noWrap/>
            <w:hideMark/>
          </w:tcPr>
          <w:p w14:paraId="1D8E0F3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Vermont</w:t>
            </w:r>
          </w:p>
        </w:tc>
        <w:tc>
          <w:tcPr>
            <w:tcW w:w="1164" w:type="pct"/>
            <w:noWrap/>
            <w:hideMark/>
          </w:tcPr>
          <w:p w14:paraId="6DE9CF7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4/7/2022</w:t>
            </w:r>
          </w:p>
        </w:tc>
        <w:tc>
          <w:tcPr>
            <w:tcW w:w="1883" w:type="pct"/>
            <w:noWrap/>
            <w:hideMark/>
          </w:tcPr>
          <w:p w14:paraId="3DCA2F4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 United States of America</w:t>
            </w:r>
          </w:p>
        </w:tc>
        <w:tc>
          <w:tcPr>
            <w:tcW w:w="1235" w:type="pct"/>
            <w:noWrap/>
            <w:hideMark/>
          </w:tcPr>
          <w:p w14:paraId="10847F4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2FA4A43C" w14:textId="77777777" w:rsidTr="006A19A4">
        <w:trPr>
          <w:trHeight w:val="300"/>
        </w:trPr>
        <w:tc>
          <w:tcPr>
            <w:tcW w:w="718" w:type="pct"/>
            <w:noWrap/>
            <w:hideMark/>
          </w:tcPr>
          <w:p w14:paraId="4FBFBF6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Vermont</w:t>
            </w:r>
          </w:p>
        </w:tc>
        <w:tc>
          <w:tcPr>
            <w:tcW w:w="1164" w:type="pct"/>
            <w:noWrap/>
            <w:hideMark/>
          </w:tcPr>
          <w:p w14:paraId="0A1FEFB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4/7/2022</w:t>
            </w:r>
          </w:p>
        </w:tc>
        <w:tc>
          <w:tcPr>
            <w:tcW w:w="1883" w:type="pct"/>
            <w:noWrap/>
            <w:hideMark/>
          </w:tcPr>
          <w:p w14:paraId="063C635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Florida, United States of America</w:t>
            </w:r>
          </w:p>
        </w:tc>
        <w:tc>
          <w:tcPr>
            <w:tcW w:w="1235" w:type="pct"/>
            <w:noWrap/>
            <w:hideMark/>
          </w:tcPr>
          <w:p w14:paraId="55BC30B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w:t>
            </w:r>
          </w:p>
        </w:tc>
      </w:tr>
      <w:tr w:rsidR="006A19A4" w:rsidRPr="006A19A4" w14:paraId="6433AEE6" w14:textId="77777777" w:rsidTr="006A19A4">
        <w:trPr>
          <w:trHeight w:val="300"/>
        </w:trPr>
        <w:tc>
          <w:tcPr>
            <w:tcW w:w="718" w:type="pct"/>
            <w:noWrap/>
            <w:hideMark/>
          </w:tcPr>
          <w:p w14:paraId="5A3D528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Vermont</w:t>
            </w:r>
          </w:p>
        </w:tc>
        <w:tc>
          <w:tcPr>
            <w:tcW w:w="1164" w:type="pct"/>
            <w:noWrap/>
            <w:hideMark/>
          </w:tcPr>
          <w:p w14:paraId="7D94293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4/7/2022</w:t>
            </w:r>
          </w:p>
        </w:tc>
        <w:tc>
          <w:tcPr>
            <w:tcW w:w="1883" w:type="pct"/>
            <w:noWrap/>
            <w:hideMark/>
          </w:tcPr>
          <w:p w14:paraId="37FDD57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Idaho, United States of America</w:t>
            </w:r>
          </w:p>
        </w:tc>
        <w:tc>
          <w:tcPr>
            <w:tcW w:w="1235" w:type="pct"/>
            <w:noWrap/>
            <w:hideMark/>
          </w:tcPr>
          <w:p w14:paraId="1FF3BA0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64CE9876" w14:textId="77777777" w:rsidTr="006A19A4">
        <w:trPr>
          <w:trHeight w:val="300"/>
        </w:trPr>
        <w:tc>
          <w:tcPr>
            <w:tcW w:w="718" w:type="pct"/>
            <w:noWrap/>
            <w:hideMark/>
          </w:tcPr>
          <w:p w14:paraId="2DC9950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Vermont</w:t>
            </w:r>
          </w:p>
        </w:tc>
        <w:tc>
          <w:tcPr>
            <w:tcW w:w="1164" w:type="pct"/>
            <w:noWrap/>
            <w:hideMark/>
          </w:tcPr>
          <w:p w14:paraId="296727D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4/7/2022</w:t>
            </w:r>
          </w:p>
        </w:tc>
        <w:tc>
          <w:tcPr>
            <w:tcW w:w="1883" w:type="pct"/>
            <w:noWrap/>
            <w:hideMark/>
          </w:tcPr>
          <w:p w14:paraId="756FB44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Illinois, United States of America</w:t>
            </w:r>
          </w:p>
        </w:tc>
        <w:tc>
          <w:tcPr>
            <w:tcW w:w="1235" w:type="pct"/>
            <w:noWrap/>
            <w:hideMark/>
          </w:tcPr>
          <w:p w14:paraId="5963CD7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1B104D55" w14:textId="77777777" w:rsidTr="006A19A4">
        <w:trPr>
          <w:trHeight w:val="300"/>
        </w:trPr>
        <w:tc>
          <w:tcPr>
            <w:tcW w:w="718" w:type="pct"/>
            <w:noWrap/>
            <w:hideMark/>
          </w:tcPr>
          <w:p w14:paraId="64BBCA3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Vermont</w:t>
            </w:r>
          </w:p>
        </w:tc>
        <w:tc>
          <w:tcPr>
            <w:tcW w:w="1164" w:type="pct"/>
            <w:noWrap/>
            <w:hideMark/>
          </w:tcPr>
          <w:p w14:paraId="1349C10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4/7/2022</w:t>
            </w:r>
          </w:p>
        </w:tc>
        <w:tc>
          <w:tcPr>
            <w:tcW w:w="1883" w:type="pct"/>
            <w:noWrap/>
            <w:hideMark/>
          </w:tcPr>
          <w:p w14:paraId="0F7E041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Indiana, United States of America</w:t>
            </w:r>
          </w:p>
        </w:tc>
        <w:tc>
          <w:tcPr>
            <w:tcW w:w="1235" w:type="pct"/>
            <w:noWrap/>
            <w:hideMark/>
          </w:tcPr>
          <w:p w14:paraId="707030E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4C0CE41D" w14:textId="77777777" w:rsidTr="006A19A4">
        <w:trPr>
          <w:trHeight w:val="300"/>
        </w:trPr>
        <w:tc>
          <w:tcPr>
            <w:tcW w:w="718" w:type="pct"/>
            <w:noWrap/>
            <w:hideMark/>
          </w:tcPr>
          <w:p w14:paraId="5B7379D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Vermont</w:t>
            </w:r>
          </w:p>
        </w:tc>
        <w:tc>
          <w:tcPr>
            <w:tcW w:w="1164" w:type="pct"/>
            <w:noWrap/>
            <w:hideMark/>
          </w:tcPr>
          <w:p w14:paraId="7815FD4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4/7/2022</w:t>
            </w:r>
          </w:p>
        </w:tc>
        <w:tc>
          <w:tcPr>
            <w:tcW w:w="1883" w:type="pct"/>
            <w:noWrap/>
            <w:hideMark/>
          </w:tcPr>
          <w:p w14:paraId="7EA2744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Iowa, United States of America</w:t>
            </w:r>
          </w:p>
        </w:tc>
        <w:tc>
          <w:tcPr>
            <w:tcW w:w="1235" w:type="pct"/>
            <w:noWrap/>
            <w:hideMark/>
          </w:tcPr>
          <w:p w14:paraId="39534F1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w:t>
            </w:r>
          </w:p>
        </w:tc>
      </w:tr>
      <w:tr w:rsidR="006A19A4" w:rsidRPr="006A19A4" w14:paraId="3E8E89C3" w14:textId="77777777" w:rsidTr="006A19A4">
        <w:trPr>
          <w:trHeight w:val="300"/>
        </w:trPr>
        <w:tc>
          <w:tcPr>
            <w:tcW w:w="718" w:type="pct"/>
            <w:noWrap/>
            <w:hideMark/>
          </w:tcPr>
          <w:p w14:paraId="25981B6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Vermont</w:t>
            </w:r>
          </w:p>
        </w:tc>
        <w:tc>
          <w:tcPr>
            <w:tcW w:w="1164" w:type="pct"/>
            <w:noWrap/>
            <w:hideMark/>
          </w:tcPr>
          <w:p w14:paraId="57611E3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4/7/2022</w:t>
            </w:r>
          </w:p>
        </w:tc>
        <w:tc>
          <w:tcPr>
            <w:tcW w:w="1883" w:type="pct"/>
            <w:noWrap/>
            <w:hideMark/>
          </w:tcPr>
          <w:p w14:paraId="43D0A98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Kansas, United States of America</w:t>
            </w:r>
          </w:p>
        </w:tc>
        <w:tc>
          <w:tcPr>
            <w:tcW w:w="1235" w:type="pct"/>
            <w:noWrap/>
            <w:hideMark/>
          </w:tcPr>
          <w:p w14:paraId="3704647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11</w:t>
            </w:r>
          </w:p>
        </w:tc>
      </w:tr>
      <w:tr w:rsidR="006A19A4" w:rsidRPr="006A19A4" w14:paraId="7412B6EB" w14:textId="77777777" w:rsidTr="006A19A4">
        <w:trPr>
          <w:trHeight w:val="300"/>
        </w:trPr>
        <w:tc>
          <w:tcPr>
            <w:tcW w:w="718" w:type="pct"/>
            <w:noWrap/>
            <w:hideMark/>
          </w:tcPr>
          <w:p w14:paraId="7D47CC9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Vermont</w:t>
            </w:r>
          </w:p>
        </w:tc>
        <w:tc>
          <w:tcPr>
            <w:tcW w:w="1164" w:type="pct"/>
            <w:noWrap/>
            <w:hideMark/>
          </w:tcPr>
          <w:p w14:paraId="4680930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4/7/2022</w:t>
            </w:r>
          </w:p>
        </w:tc>
        <w:tc>
          <w:tcPr>
            <w:tcW w:w="1883" w:type="pct"/>
            <w:noWrap/>
            <w:hideMark/>
          </w:tcPr>
          <w:p w14:paraId="4D9522D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Maine, United States of America</w:t>
            </w:r>
          </w:p>
        </w:tc>
        <w:tc>
          <w:tcPr>
            <w:tcW w:w="1235" w:type="pct"/>
            <w:noWrap/>
            <w:hideMark/>
          </w:tcPr>
          <w:p w14:paraId="6D65C3B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w:t>
            </w:r>
          </w:p>
        </w:tc>
      </w:tr>
      <w:tr w:rsidR="006A19A4" w:rsidRPr="006A19A4" w14:paraId="2C363FB2" w14:textId="77777777" w:rsidTr="006A19A4">
        <w:trPr>
          <w:trHeight w:val="300"/>
        </w:trPr>
        <w:tc>
          <w:tcPr>
            <w:tcW w:w="718" w:type="pct"/>
            <w:noWrap/>
            <w:hideMark/>
          </w:tcPr>
          <w:p w14:paraId="0D005B6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Vermont</w:t>
            </w:r>
          </w:p>
        </w:tc>
        <w:tc>
          <w:tcPr>
            <w:tcW w:w="1164" w:type="pct"/>
            <w:noWrap/>
            <w:hideMark/>
          </w:tcPr>
          <w:p w14:paraId="61BFF00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4/7/2022</w:t>
            </w:r>
          </w:p>
        </w:tc>
        <w:tc>
          <w:tcPr>
            <w:tcW w:w="1883" w:type="pct"/>
            <w:noWrap/>
            <w:hideMark/>
          </w:tcPr>
          <w:p w14:paraId="1B6967A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Maryland, United States of America</w:t>
            </w:r>
          </w:p>
        </w:tc>
        <w:tc>
          <w:tcPr>
            <w:tcW w:w="1235" w:type="pct"/>
            <w:noWrap/>
            <w:hideMark/>
          </w:tcPr>
          <w:p w14:paraId="35B9992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55FD9855" w14:textId="77777777" w:rsidTr="006A19A4">
        <w:trPr>
          <w:trHeight w:val="300"/>
        </w:trPr>
        <w:tc>
          <w:tcPr>
            <w:tcW w:w="718" w:type="pct"/>
            <w:noWrap/>
            <w:hideMark/>
          </w:tcPr>
          <w:p w14:paraId="38365C2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Vermont</w:t>
            </w:r>
          </w:p>
        </w:tc>
        <w:tc>
          <w:tcPr>
            <w:tcW w:w="1164" w:type="pct"/>
            <w:noWrap/>
            <w:hideMark/>
          </w:tcPr>
          <w:p w14:paraId="187AA28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4/7/2022</w:t>
            </w:r>
          </w:p>
        </w:tc>
        <w:tc>
          <w:tcPr>
            <w:tcW w:w="1883" w:type="pct"/>
            <w:noWrap/>
            <w:hideMark/>
          </w:tcPr>
          <w:p w14:paraId="33BAFF9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Massachusetts, United States of America</w:t>
            </w:r>
          </w:p>
        </w:tc>
        <w:tc>
          <w:tcPr>
            <w:tcW w:w="1235" w:type="pct"/>
            <w:noWrap/>
            <w:hideMark/>
          </w:tcPr>
          <w:p w14:paraId="27ED4F0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5111AE15" w14:textId="77777777" w:rsidTr="006A19A4">
        <w:trPr>
          <w:trHeight w:val="300"/>
        </w:trPr>
        <w:tc>
          <w:tcPr>
            <w:tcW w:w="718" w:type="pct"/>
            <w:noWrap/>
            <w:hideMark/>
          </w:tcPr>
          <w:p w14:paraId="7CC9D81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Vermont</w:t>
            </w:r>
          </w:p>
        </w:tc>
        <w:tc>
          <w:tcPr>
            <w:tcW w:w="1164" w:type="pct"/>
            <w:noWrap/>
            <w:hideMark/>
          </w:tcPr>
          <w:p w14:paraId="66738A5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4/7/2022</w:t>
            </w:r>
          </w:p>
        </w:tc>
        <w:tc>
          <w:tcPr>
            <w:tcW w:w="1883" w:type="pct"/>
            <w:noWrap/>
            <w:hideMark/>
          </w:tcPr>
          <w:p w14:paraId="798F67B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 United States of America</w:t>
            </w:r>
          </w:p>
        </w:tc>
        <w:tc>
          <w:tcPr>
            <w:tcW w:w="1235" w:type="pct"/>
            <w:noWrap/>
            <w:hideMark/>
          </w:tcPr>
          <w:p w14:paraId="0D8C0E6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317C8EAF" w14:textId="77777777" w:rsidTr="006A19A4">
        <w:trPr>
          <w:trHeight w:val="300"/>
        </w:trPr>
        <w:tc>
          <w:tcPr>
            <w:tcW w:w="718" w:type="pct"/>
            <w:noWrap/>
            <w:hideMark/>
          </w:tcPr>
          <w:p w14:paraId="2E50309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Vermont</w:t>
            </w:r>
          </w:p>
        </w:tc>
        <w:tc>
          <w:tcPr>
            <w:tcW w:w="1164" w:type="pct"/>
            <w:noWrap/>
            <w:hideMark/>
          </w:tcPr>
          <w:p w14:paraId="556536A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4/7/2022</w:t>
            </w:r>
          </w:p>
        </w:tc>
        <w:tc>
          <w:tcPr>
            <w:tcW w:w="1883" w:type="pct"/>
            <w:noWrap/>
            <w:hideMark/>
          </w:tcPr>
          <w:p w14:paraId="26EF3D3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Minnesota, United States of America</w:t>
            </w:r>
          </w:p>
        </w:tc>
        <w:tc>
          <w:tcPr>
            <w:tcW w:w="1235" w:type="pct"/>
            <w:noWrap/>
            <w:hideMark/>
          </w:tcPr>
          <w:p w14:paraId="430BA9C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49</w:t>
            </w:r>
          </w:p>
        </w:tc>
      </w:tr>
      <w:tr w:rsidR="006A19A4" w:rsidRPr="006A19A4" w14:paraId="6E60C55E" w14:textId="77777777" w:rsidTr="006A19A4">
        <w:trPr>
          <w:trHeight w:val="300"/>
        </w:trPr>
        <w:tc>
          <w:tcPr>
            <w:tcW w:w="718" w:type="pct"/>
            <w:noWrap/>
            <w:hideMark/>
          </w:tcPr>
          <w:p w14:paraId="127A982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Vermont</w:t>
            </w:r>
          </w:p>
        </w:tc>
        <w:tc>
          <w:tcPr>
            <w:tcW w:w="1164" w:type="pct"/>
            <w:noWrap/>
            <w:hideMark/>
          </w:tcPr>
          <w:p w14:paraId="042CF6E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4/7/2022</w:t>
            </w:r>
          </w:p>
        </w:tc>
        <w:tc>
          <w:tcPr>
            <w:tcW w:w="1883" w:type="pct"/>
            <w:noWrap/>
            <w:hideMark/>
          </w:tcPr>
          <w:p w14:paraId="4C09B03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Missouri, United States of America</w:t>
            </w:r>
          </w:p>
        </w:tc>
        <w:tc>
          <w:tcPr>
            <w:tcW w:w="1235" w:type="pct"/>
            <w:noWrap/>
            <w:hideMark/>
          </w:tcPr>
          <w:p w14:paraId="2ABB4C0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16</w:t>
            </w:r>
          </w:p>
        </w:tc>
      </w:tr>
      <w:tr w:rsidR="006A19A4" w:rsidRPr="006A19A4" w14:paraId="422E482A" w14:textId="77777777" w:rsidTr="006A19A4">
        <w:trPr>
          <w:trHeight w:val="300"/>
        </w:trPr>
        <w:tc>
          <w:tcPr>
            <w:tcW w:w="718" w:type="pct"/>
            <w:noWrap/>
            <w:hideMark/>
          </w:tcPr>
          <w:p w14:paraId="118087A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Vermont</w:t>
            </w:r>
          </w:p>
        </w:tc>
        <w:tc>
          <w:tcPr>
            <w:tcW w:w="1164" w:type="pct"/>
            <w:noWrap/>
            <w:hideMark/>
          </w:tcPr>
          <w:p w14:paraId="0AE1101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4/7/2022</w:t>
            </w:r>
          </w:p>
        </w:tc>
        <w:tc>
          <w:tcPr>
            <w:tcW w:w="1883" w:type="pct"/>
            <w:noWrap/>
            <w:hideMark/>
          </w:tcPr>
          <w:p w14:paraId="77326CC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Montana, United States of America</w:t>
            </w:r>
          </w:p>
        </w:tc>
        <w:tc>
          <w:tcPr>
            <w:tcW w:w="1235" w:type="pct"/>
            <w:noWrap/>
            <w:hideMark/>
          </w:tcPr>
          <w:p w14:paraId="64844A9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63E2E16D" w14:textId="77777777" w:rsidTr="006A19A4">
        <w:trPr>
          <w:trHeight w:val="300"/>
        </w:trPr>
        <w:tc>
          <w:tcPr>
            <w:tcW w:w="718" w:type="pct"/>
            <w:noWrap/>
            <w:hideMark/>
          </w:tcPr>
          <w:p w14:paraId="04934DC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Vermont</w:t>
            </w:r>
          </w:p>
        </w:tc>
        <w:tc>
          <w:tcPr>
            <w:tcW w:w="1164" w:type="pct"/>
            <w:noWrap/>
            <w:hideMark/>
          </w:tcPr>
          <w:p w14:paraId="221B689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4/7/2022</w:t>
            </w:r>
          </w:p>
        </w:tc>
        <w:tc>
          <w:tcPr>
            <w:tcW w:w="1883" w:type="pct"/>
            <w:noWrap/>
            <w:hideMark/>
          </w:tcPr>
          <w:p w14:paraId="1088438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Nebraska, United States of America</w:t>
            </w:r>
          </w:p>
        </w:tc>
        <w:tc>
          <w:tcPr>
            <w:tcW w:w="1235" w:type="pct"/>
            <w:noWrap/>
            <w:hideMark/>
          </w:tcPr>
          <w:p w14:paraId="569316E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w:t>
            </w:r>
          </w:p>
        </w:tc>
      </w:tr>
      <w:tr w:rsidR="006A19A4" w:rsidRPr="006A19A4" w14:paraId="565F0229" w14:textId="77777777" w:rsidTr="006A19A4">
        <w:trPr>
          <w:trHeight w:val="300"/>
        </w:trPr>
        <w:tc>
          <w:tcPr>
            <w:tcW w:w="718" w:type="pct"/>
            <w:noWrap/>
            <w:hideMark/>
          </w:tcPr>
          <w:p w14:paraId="11EF0B4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Vermont</w:t>
            </w:r>
          </w:p>
        </w:tc>
        <w:tc>
          <w:tcPr>
            <w:tcW w:w="1164" w:type="pct"/>
            <w:noWrap/>
            <w:hideMark/>
          </w:tcPr>
          <w:p w14:paraId="1A91A11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4/7/2022</w:t>
            </w:r>
          </w:p>
        </w:tc>
        <w:tc>
          <w:tcPr>
            <w:tcW w:w="1883" w:type="pct"/>
            <w:noWrap/>
            <w:hideMark/>
          </w:tcPr>
          <w:p w14:paraId="5FDD4BC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Hampshire, United States of America</w:t>
            </w:r>
          </w:p>
        </w:tc>
        <w:tc>
          <w:tcPr>
            <w:tcW w:w="1235" w:type="pct"/>
            <w:noWrap/>
            <w:hideMark/>
          </w:tcPr>
          <w:p w14:paraId="47B06D5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6EB75B3B" w14:textId="77777777" w:rsidTr="006A19A4">
        <w:trPr>
          <w:trHeight w:val="300"/>
        </w:trPr>
        <w:tc>
          <w:tcPr>
            <w:tcW w:w="718" w:type="pct"/>
            <w:noWrap/>
            <w:hideMark/>
          </w:tcPr>
          <w:p w14:paraId="15E2C62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Vermont</w:t>
            </w:r>
          </w:p>
        </w:tc>
        <w:tc>
          <w:tcPr>
            <w:tcW w:w="1164" w:type="pct"/>
            <w:noWrap/>
            <w:hideMark/>
          </w:tcPr>
          <w:p w14:paraId="37D85ED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4/7/2022</w:t>
            </w:r>
          </w:p>
        </w:tc>
        <w:tc>
          <w:tcPr>
            <w:tcW w:w="1883" w:type="pct"/>
            <w:noWrap/>
            <w:hideMark/>
          </w:tcPr>
          <w:p w14:paraId="02BA6EE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 United States of America</w:t>
            </w:r>
          </w:p>
        </w:tc>
        <w:tc>
          <w:tcPr>
            <w:tcW w:w="1235" w:type="pct"/>
            <w:noWrap/>
            <w:hideMark/>
          </w:tcPr>
          <w:p w14:paraId="453DCB9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18</w:t>
            </w:r>
          </w:p>
        </w:tc>
      </w:tr>
      <w:tr w:rsidR="006A19A4" w:rsidRPr="006A19A4" w14:paraId="5A2867DA" w14:textId="77777777" w:rsidTr="006A19A4">
        <w:trPr>
          <w:trHeight w:val="300"/>
        </w:trPr>
        <w:tc>
          <w:tcPr>
            <w:tcW w:w="718" w:type="pct"/>
            <w:noWrap/>
            <w:hideMark/>
          </w:tcPr>
          <w:p w14:paraId="0B33EA5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Vermont</w:t>
            </w:r>
          </w:p>
        </w:tc>
        <w:tc>
          <w:tcPr>
            <w:tcW w:w="1164" w:type="pct"/>
            <w:noWrap/>
            <w:hideMark/>
          </w:tcPr>
          <w:p w14:paraId="61B0A68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4/7/2022</w:t>
            </w:r>
          </w:p>
        </w:tc>
        <w:tc>
          <w:tcPr>
            <w:tcW w:w="1883" w:type="pct"/>
            <w:noWrap/>
            <w:hideMark/>
          </w:tcPr>
          <w:p w14:paraId="50F23E7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Newfoundland and Labrador, Canada</w:t>
            </w:r>
          </w:p>
        </w:tc>
        <w:tc>
          <w:tcPr>
            <w:tcW w:w="1235" w:type="pct"/>
            <w:noWrap/>
            <w:hideMark/>
          </w:tcPr>
          <w:p w14:paraId="78546EB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w:t>
            </w:r>
          </w:p>
        </w:tc>
      </w:tr>
      <w:tr w:rsidR="006A19A4" w:rsidRPr="006A19A4" w14:paraId="02B9DD91" w14:textId="77777777" w:rsidTr="006A19A4">
        <w:trPr>
          <w:trHeight w:val="300"/>
        </w:trPr>
        <w:tc>
          <w:tcPr>
            <w:tcW w:w="718" w:type="pct"/>
            <w:noWrap/>
            <w:hideMark/>
          </w:tcPr>
          <w:p w14:paraId="5B24FC5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Vermont</w:t>
            </w:r>
          </w:p>
        </w:tc>
        <w:tc>
          <w:tcPr>
            <w:tcW w:w="1164" w:type="pct"/>
            <w:noWrap/>
            <w:hideMark/>
          </w:tcPr>
          <w:p w14:paraId="34F0C5B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4/7/2022</w:t>
            </w:r>
          </w:p>
        </w:tc>
        <w:tc>
          <w:tcPr>
            <w:tcW w:w="1883" w:type="pct"/>
            <w:noWrap/>
            <w:hideMark/>
          </w:tcPr>
          <w:p w14:paraId="13DE7F0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Carolina, United States of America</w:t>
            </w:r>
          </w:p>
        </w:tc>
        <w:tc>
          <w:tcPr>
            <w:tcW w:w="1235" w:type="pct"/>
            <w:noWrap/>
            <w:hideMark/>
          </w:tcPr>
          <w:p w14:paraId="59BB550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w:t>
            </w:r>
          </w:p>
        </w:tc>
      </w:tr>
      <w:tr w:rsidR="006A19A4" w:rsidRPr="006A19A4" w14:paraId="2D0FDB79" w14:textId="77777777" w:rsidTr="006A19A4">
        <w:trPr>
          <w:trHeight w:val="300"/>
        </w:trPr>
        <w:tc>
          <w:tcPr>
            <w:tcW w:w="718" w:type="pct"/>
            <w:noWrap/>
            <w:hideMark/>
          </w:tcPr>
          <w:p w14:paraId="2F75A5F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Vermont</w:t>
            </w:r>
          </w:p>
        </w:tc>
        <w:tc>
          <w:tcPr>
            <w:tcW w:w="1164" w:type="pct"/>
            <w:noWrap/>
            <w:hideMark/>
          </w:tcPr>
          <w:p w14:paraId="4F6DE27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4/7/2022</w:t>
            </w:r>
          </w:p>
        </w:tc>
        <w:tc>
          <w:tcPr>
            <w:tcW w:w="1883" w:type="pct"/>
            <w:noWrap/>
            <w:hideMark/>
          </w:tcPr>
          <w:p w14:paraId="4595838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Dakota, United States of America</w:t>
            </w:r>
          </w:p>
        </w:tc>
        <w:tc>
          <w:tcPr>
            <w:tcW w:w="1235" w:type="pct"/>
            <w:noWrap/>
            <w:hideMark/>
          </w:tcPr>
          <w:p w14:paraId="13E4013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14</w:t>
            </w:r>
          </w:p>
        </w:tc>
      </w:tr>
      <w:tr w:rsidR="006A19A4" w:rsidRPr="006A19A4" w14:paraId="1A73613F" w14:textId="77777777" w:rsidTr="006A19A4">
        <w:trPr>
          <w:trHeight w:val="300"/>
        </w:trPr>
        <w:tc>
          <w:tcPr>
            <w:tcW w:w="718" w:type="pct"/>
            <w:noWrap/>
            <w:hideMark/>
          </w:tcPr>
          <w:p w14:paraId="54637CC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lastRenderedPageBreak/>
              <w:t>Vermont</w:t>
            </w:r>
          </w:p>
        </w:tc>
        <w:tc>
          <w:tcPr>
            <w:tcW w:w="1164" w:type="pct"/>
            <w:noWrap/>
            <w:hideMark/>
          </w:tcPr>
          <w:p w14:paraId="07B6FDF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4/7/2022</w:t>
            </w:r>
          </w:p>
        </w:tc>
        <w:tc>
          <w:tcPr>
            <w:tcW w:w="1883" w:type="pct"/>
            <w:noWrap/>
            <w:hideMark/>
          </w:tcPr>
          <w:p w14:paraId="1239C97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Nova Scotia, Canada</w:t>
            </w:r>
          </w:p>
        </w:tc>
        <w:tc>
          <w:tcPr>
            <w:tcW w:w="1235" w:type="pct"/>
            <w:noWrap/>
            <w:hideMark/>
          </w:tcPr>
          <w:p w14:paraId="4DF3BBA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w:t>
            </w:r>
          </w:p>
        </w:tc>
      </w:tr>
      <w:tr w:rsidR="006A19A4" w:rsidRPr="006A19A4" w14:paraId="4757DD62" w14:textId="77777777" w:rsidTr="006A19A4">
        <w:trPr>
          <w:trHeight w:val="300"/>
        </w:trPr>
        <w:tc>
          <w:tcPr>
            <w:tcW w:w="718" w:type="pct"/>
            <w:noWrap/>
            <w:hideMark/>
          </w:tcPr>
          <w:p w14:paraId="5766645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Vermont</w:t>
            </w:r>
          </w:p>
        </w:tc>
        <w:tc>
          <w:tcPr>
            <w:tcW w:w="1164" w:type="pct"/>
            <w:noWrap/>
            <w:hideMark/>
          </w:tcPr>
          <w:p w14:paraId="0E24F94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4/7/2022</w:t>
            </w:r>
          </w:p>
        </w:tc>
        <w:tc>
          <w:tcPr>
            <w:tcW w:w="1883" w:type="pct"/>
            <w:noWrap/>
            <w:hideMark/>
          </w:tcPr>
          <w:p w14:paraId="3B7C338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Ohio, United States of America</w:t>
            </w:r>
          </w:p>
        </w:tc>
        <w:tc>
          <w:tcPr>
            <w:tcW w:w="1235" w:type="pct"/>
            <w:noWrap/>
            <w:hideMark/>
          </w:tcPr>
          <w:p w14:paraId="26D1528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29020A2E" w14:textId="77777777" w:rsidTr="006A19A4">
        <w:trPr>
          <w:trHeight w:val="300"/>
        </w:trPr>
        <w:tc>
          <w:tcPr>
            <w:tcW w:w="718" w:type="pct"/>
            <w:noWrap/>
            <w:hideMark/>
          </w:tcPr>
          <w:p w14:paraId="10D4D85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Vermont</w:t>
            </w:r>
          </w:p>
        </w:tc>
        <w:tc>
          <w:tcPr>
            <w:tcW w:w="1164" w:type="pct"/>
            <w:noWrap/>
            <w:hideMark/>
          </w:tcPr>
          <w:p w14:paraId="507D208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4/7/2022</w:t>
            </w:r>
          </w:p>
        </w:tc>
        <w:tc>
          <w:tcPr>
            <w:tcW w:w="1883" w:type="pct"/>
            <w:noWrap/>
            <w:hideMark/>
          </w:tcPr>
          <w:p w14:paraId="6B54E1F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Ontario, Canada</w:t>
            </w:r>
          </w:p>
        </w:tc>
        <w:tc>
          <w:tcPr>
            <w:tcW w:w="1235" w:type="pct"/>
            <w:noWrap/>
            <w:hideMark/>
          </w:tcPr>
          <w:p w14:paraId="326D5FD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60</w:t>
            </w:r>
          </w:p>
        </w:tc>
      </w:tr>
      <w:tr w:rsidR="006A19A4" w:rsidRPr="006A19A4" w14:paraId="24D18A51" w14:textId="77777777" w:rsidTr="006A19A4">
        <w:trPr>
          <w:trHeight w:val="300"/>
        </w:trPr>
        <w:tc>
          <w:tcPr>
            <w:tcW w:w="718" w:type="pct"/>
            <w:noWrap/>
            <w:hideMark/>
          </w:tcPr>
          <w:p w14:paraId="4E4D491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Vermont</w:t>
            </w:r>
          </w:p>
        </w:tc>
        <w:tc>
          <w:tcPr>
            <w:tcW w:w="1164" w:type="pct"/>
            <w:noWrap/>
            <w:hideMark/>
          </w:tcPr>
          <w:p w14:paraId="05FA1B6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4/7/2022</w:t>
            </w:r>
          </w:p>
        </w:tc>
        <w:tc>
          <w:tcPr>
            <w:tcW w:w="1883" w:type="pct"/>
            <w:noWrap/>
            <w:hideMark/>
          </w:tcPr>
          <w:p w14:paraId="66F8FCC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Pennsylvania, United States of America</w:t>
            </w:r>
          </w:p>
        </w:tc>
        <w:tc>
          <w:tcPr>
            <w:tcW w:w="1235" w:type="pct"/>
            <w:noWrap/>
            <w:hideMark/>
          </w:tcPr>
          <w:p w14:paraId="790736E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058DDF76" w14:textId="77777777" w:rsidTr="006A19A4">
        <w:trPr>
          <w:trHeight w:val="300"/>
        </w:trPr>
        <w:tc>
          <w:tcPr>
            <w:tcW w:w="718" w:type="pct"/>
            <w:noWrap/>
            <w:hideMark/>
          </w:tcPr>
          <w:p w14:paraId="15B415F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Vermont</w:t>
            </w:r>
          </w:p>
        </w:tc>
        <w:tc>
          <w:tcPr>
            <w:tcW w:w="1164" w:type="pct"/>
            <w:noWrap/>
            <w:hideMark/>
          </w:tcPr>
          <w:p w14:paraId="38BBD56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4/7/2022</w:t>
            </w:r>
          </w:p>
        </w:tc>
        <w:tc>
          <w:tcPr>
            <w:tcW w:w="1883" w:type="pct"/>
            <w:noWrap/>
            <w:hideMark/>
          </w:tcPr>
          <w:p w14:paraId="18F702D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Prince Edward Island, Canada</w:t>
            </w:r>
          </w:p>
        </w:tc>
        <w:tc>
          <w:tcPr>
            <w:tcW w:w="1235" w:type="pct"/>
            <w:noWrap/>
            <w:hideMark/>
          </w:tcPr>
          <w:p w14:paraId="57341EC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4A16EDEE" w14:textId="77777777" w:rsidTr="006A19A4">
        <w:trPr>
          <w:trHeight w:val="300"/>
        </w:trPr>
        <w:tc>
          <w:tcPr>
            <w:tcW w:w="718" w:type="pct"/>
            <w:noWrap/>
            <w:hideMark/>
          </w:tcPr>
          <w:p w14:paraId="2EC26E8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Vermont</w:t>
            </w:r>
          </w:p>
        </w:tc>
        <w:tc>
          <w:tcPr>
            <w:tcW w:w="1164" w:type="pct"/>
            <w:noWrap/>
            <w:hideMark/>
          </w:tcPr>
          <w:p w14:paraId="741842B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4/7/2022</w:t>
            </w:r>
          </w:p>
        </w:tc>
        <w:tc>
          <w:tcPr>
            <w:tcW w:w="1883" w:type="pct"/>
            <w:noWrap/>
            <w:hideMark/>
          </w:tcPr>
          <w:p w14:paraId="61C4F78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Québec, Canada</w:t>
            </w:r>
          </w:p>
        </w:tc>
        <w:tc>
          <w:tcPr>
            <w:tcW w:w="1235" w:type="pct"/>
            <w:noWrap/>
            <w:hideMark/>
          </w:tcPr>
          <w:p w14:paraId="5C587F4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18</w:t>
            </w:r>
          </w:p>
        </w:tc>
      </w:tr>
      <w:tr w:rsidR="006A19A4" w:rsidRPr="006A19A4" w14:paraId="1E994F20" w14:textId="77777777" w:rsidTr="006A19A4">
        <w:trPr>
          <w:trHeight w:val="300"/>
        </w:trPr>
        <w:tc>
          <w:tcPr>
            <w:tcW w:w="718" w:type="pct"/>
            <w:noWrap/>
            <w:hideMark/>
          </w:tcPr>
          <w:p w14:paraId="6CB28CF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Vermont</w:t>
            </w:r>
          </w:p>
        </w:tc>
        <w:tc>
          <w:tcPr>
            <w:tcW w:w="1164" w:type="pct"/>
            <w:noWrap/>
            <w:hideMark/>
          </w:tcPr>
          <w:p w14:paraId="18D6C0D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4/7/2022</w:t>
            </w:r>
          </w:p>
        </w:tc>
        <w:tc>
          <w:tcPr>
            <w:tcW w:w="1883" w:type="pct"/>
            <w:noWrap/>
            <w:hideMark/>
          </w:tcPr>
          <w:p w14:paraId="01B0BB2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Saskatchewan, Canada</w:t>
            </w:r>
          </w:p>
        </w:tc>
        <w:tc>
          <w:tcPr>
            <w:tcW w:w="1235" w:type="pct"/>
            <w:noWrap/>
            <w:hideMark/>
          </w:tcPr>
          <w:p w14:paraId="740929E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59</w:t>
            </w:r>
          </w:p>
        </w:tc>
      </w:tr>
      <w:tr w:rsidR="006A19A4" w:rsidRPr="006A19A4" w14:paraId="760CD5B2" w14:textId="77777777" w:rsidTr="006A19A4">
        <w:trPr>
          <w:trHeight w:val="300"/>
        </w:trPr>
        <w:tc>
          <w:tcPr>
            <w:tcW w:w="718" w:type="pct"/>
            <w:noWrap/>
            <w:hideMark/>
          </w:tcPr>
          <w:p w14:paraId="7A7D3EA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Vermont</w:t>
            </w:r>
          </w:p>
        </w:tc>
        <w:tc>
          <w:tcPr>
            <w:tcW w:w="1164" w:type="pct"/>
            <w:noWrap/>
            <w:hideMark/>
          </w:tcPr>
          <w:p w14:paraId="31DACB6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4/7/2022</w:t>
            </w:r>
          </w:p>
        </w:tc>
        <w:tc>
          <w:tcPr>
            <w:tcW w:w="1883" w:type="pct"/>
            <w:noWrap/>
            <w:hideMark/>
          </w:tcPr>
          <w:p w14:paraId="31B9931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South Dakota, United States of America</w:t>
            </w:r>
          </w:p>
        </w:tc>
        <w:tc>
          <w:tcPr>
            <w:tcW w:w="1235" w:type="pct"/>
            <w:noWrap/>
            <w:hideMark/>
          </w:tcPr>
          <w:p w14:paraId="374BE7E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77</w:t>
            </w:r>
          </w:p>
        </w:tc>
      </w:tr>
      <w:tr w:rsidR="006A19A4" w:rsidRPr="006A19A4" w14:paraId="760084D3" w14:textId="77777777" w:rsidTr="006A19A4">
        <w:trPr>
          <w:trHeight w:val="300"/>
        </w:trPr>
        <w:tc>
          <w:tcPr>
            <w:tcW w:w="718" w:type="pct"/>
            <w:noWrap/>
            <w:hideMark/>
          </w:tcPr>
          <w:p w14:paraId="656EF7C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Vermont</w:t>
            </w:r>
          </w:p>
        </w:tc>
        <w:tc>
          <w:tcPr>
            <w:tcW w:w="1164" w:type="pct"/>
            <w:noWrap/>
            <w:hideMark/>
          </w:tcPr>
          <w:p w14:paraId="6D23D57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4/7/2022</w:t>
            </w:r>
          </w:p>
        </w:tc>
        <w:tc>
          <w:tcPr>
            <w:tcW w:w="1883" w:type="pct"/>
            <w:noWrap/>
            <w:hideMark/>
          </w:tcPr>
          <w:p w14:paraId="12C1507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Texas, United States of America</w:t>
            </w:r>
          </w:p>
        </w:tc>
        <w:tc>
          <w:tcPr>
            <w:tcW w:w="1235" w:type="pct"/>
            <w:noWrap/>
            <w:hideMark/>
          </w:tcPr>
          <w:p w14:paraId="1D37854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39CB1A6A" w14:textId="77777777" w:rsidTr="006A19A4">
        <w:trPr>
          <w:trHeight w:val="300"/>
        </w:trPr>
        <w:tc>
          <w:tcPr>
            <w:tcW w:w="718" w:type="pct"/>
            <w:noWrap/>
            <w:hideMark/>
          </w:tcPr>
          <w:p w14:paraId="0CF48DE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Vermont</w:t>
            </w:r>
          </w:p>
        </w:tc>
        <w:tc>
          <w:tcPr>
            <w:tcW w:w="1164" w:type="pct"/>
            <w:noWrap/>
            <w:hideMark/>
          </w:tcPr>
          <w:p w14:paraId="1CF4F5D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4/7/2022</w:t>
            </w:r>
          </w:p>
        </w:tc>
        <w:tc>
          <w:tcPr>
            <w:tcW w:w="1883" w:type="pct"/>
            <w:noWrap/>
            <w:hideMark/>
          </w:tcPr>
          <w:p w14:paraId="7C881CE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Wisconsin, United States of America</w:t>
            </w:r>
          </w:p>
        </w:tc>
        <w:tc>
          <w:tcPr>
            <w:tcW w:w="1235" w:type="pct"/>
            <w:noWrap/>
            <w:hideMark/>
          </w:tcPr>
          <w:p w14:paraId="0CC9EE6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w:t>
            </w:r>
          </w:p>
        </w:tc>
      </w:tr>
      <w:tr w:rsidR="006A19A4" w:rsidRPr="006A19A4" w14:paraId="117D82F1" w14:textId="77777777" w:rsidTr="006A19A4">
        <w:trPr>
          <w:trHeight w:val="300"/>
        </w:trPr>
        <w:tc>
          <w:tcPr>
            <w:tcW w:w="718" w:type="pct"/>
            <w:noWrap/>
            <w:hideMark/>
          </w:tcPr>
          <w:p w14:paraId="3FC1352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Vermont</w:t>
            </w:r>
          </w:p>
        </w:tc>
        <w:tc>
          <w:tcPr>
            <w:tcW w:w="1164" w:type="pct"/>
            <w:noWrap/>
            <w:hideMark/>
          </w:tcPr>
          <w:p w14:paraId="7221723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4/7/2022</w:t>
            </w:r>
          </w:p>
        </w:tc>
        <w:tc>
          <w:tcPr>
            <w:tcW w:w="1883" w:type="pct"/>
            <w:noWrap/>
            <w:hideMark/>
          </w:tcPr>
          <w:p w14:paraId="082849C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Wyoming, United States of America</w:t>
            </w:r>
          </w:p>
        </w:tc>
        <w:tc>
          <w:tcPr>
            <w:tcW w:w="1235" w:type="pct"/>
            <w:noWrap/>
            <w:hideMark/>
          </w:tcPr>
          <w:p w14:paraId="0CA42DC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w:t>
            </w:r>
          </w:p>
        </w:tc>
      </w:tr>
      <w:tr w:rsidR="006A19A4" w:rsidRPr="006A19A4" w14:paraId="53AB7D65" w14:textId="77777777" w:rsidTr="006A19A4">
        <w:trPr>
          <w:trHeight w:val="300"/>
        </w:trPr>
        <w:tc>
          <w:tcPr>
            <w:tcW w:w="718" w:type="pct"/>
            <w:noWrap/>
            <w:hideMark/>
          </w:tcPr>
          <w:p w14:paraId="171501E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w:t>
            </w:r>
          </w:p>
        </w:tc>
        <w:tc>
          <w:tcPr>
            <w:tcW w:w="1164" w:type="pct"/>
            <w:noWrap/>
            <w:hideMark/>
          </w:tcPr>
          <w:p w14:paraId="1BF62CF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4/11/2022</w:t>
            </w:r>
          </w:p>
        </w:tc>
        <w:tc>
          <w:tcPr>
            <w:tcW w:w="1883" w:type="pct"/>
            <w:noWrap/>
            <w:hideMark/>
          </w:tcPr>
          <w:p w14:paraId="4E28E9B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Alberta, Canada</w:t>
            </w:r>
          </w:p>
        </w:tc>
        <w:tc>
          <w:tcPr>
            <w:tcW w:w="1235" w:type="pct"/>
            <w:noWrap/>
            <w:hideMark/>
          </w:tcPr>
          <w:p w14:paraId="129AB20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62</w:t>
            </w:r>
          </w:p>
        </w:tc>
      </w:tr>
      <w:tr w:rsidR="006A19A4" w:rsidRPr="006A19A4" w14:paraId="1704D6FD" w14:textId="77777777" w:rsidTr="006A19A4">
        <w:trPr>
          <w:trHeight w:val="300"/>
        </w:trPr>
        <w:tc>
          <w:tcPr>
            <w:tcW w:w="718" w:type="pct"/>
            <w:noWrap/>
            <w:hideMark/>
          </w:tcPr>
          <w:p w14:paraId="74F66BE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w:t>
            </w:r>
          </w:p>
        </w:tc>
        <w:tc>
          <w:tcPr>
            <w:tcW w:w="1164" w:type="pct"/>
            <w:noWrap/>
            <w:hideMark/>
          </w:tcPr>
          <w:p w14:paraId="2C96391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4/11/2022</w:t>
            </w:r>
          </w:p>
        </w:tc>
        <w:tc>
          <w:tcPr>
            <w:tcW w:w="1883" w:type="pct"/>
            <w:noWrap/>
            <w:hideMark/>
          </w:tcPr>
          <w:p w14:paraId="1A18D57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Astrakhan', Russia</w:t>
            </w:r>
          </w:p>
        </w:tc>
        <w:tc>
          <w:tcPr>
            <w:tcW w:w="1235" w:type="pct"/>
            <w:noWrap/>
            <w:hideMark/>
          </w:tcPr>
          <w:p w14:paraId="45C0F85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1499396B" w14:textId="77777777" w:rsidTr="006A19A4">
        <w:trPr>
          <w:trHeight w:val="300"/>
        </w:trPr>
        <w:tc>
          <w:tcPr>
            <w:tcW w:w="718" w:type="pct"/>
            <w:noWrap/>
            <w:hideMark/>
          </w:tcPr>
          <w:p w14:paraId="2FB85B2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w:t>
            </w:r>
          </w:p>
        </w:tc>
        <w:tc>
          <w:tcPr>
            <w:tcW w:w="1164" w:type="pct"/>
            <w:noWrap/>
            <w:hideMark/>
          </w:tcPr>
          <w:p w14:paraId="4E8E170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4/11/2022</w:t>
            </w:r>
          </w:p>
        </w:tc>
        <w:tc>
          <w:tcPr>
            <w:tcW w:w="1883" w:type="pct"/>
            <w:noWrap/>
            <w:hideMark/>
          </w:tcPr>
          <w:p w14:paraId="3C1626E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British Columbia, Canada</w:t>
            </w:r>
          </w:p>
        </w:tc>
        <w:tc>
          <w:tcPr>
            <w:tcW w:w="1235" w:type="pct"/>
            <w:noWrap/>
            <w:hideMark/>
          </w:tcPr>
          <w:p w14:paraId="38E06BE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w:t>
            </w:r>
          </w:p>
        </w:tc>
      </w:tr>
      <w:tr w:rsidR="006A19A4" w:rsidRPr="006A19A4" w14:paraId="08535698" w14:textId="77777777" w:rsidTr="006A19A4">
        <w:trPr>
          <w:trHeight w:val="300"/>
        </w:trPr>
        <w:tc>
          <w:tcPr>
            <w:tcW w:w="718" w:type="pct"/>
            <w:noWrap/>
            <w:hideMark/>
          </w:tcPr>
          <w:p w14:paraId="553C7AF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w:t>
            </w:r>
          </w:p>
        </w:tc>
        <w:tc>
          <w:tcPr>
            <w:tcW w:w="1164" w:type="pct"/>
            <w:noWrap/>
            <w:hideMark/>
          </w:tcPr>
          <w:p w14:paraId="0C45247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4/11/2022</w:t>
            </w:r>
          </w:p>
        </w:tc>
        <w:tc>
          <w:tcPr>
            <w:tcW w:w="1883" w:type="pct"/>
            <w:noWrap/>
            <w:hideMark/>
          </w:tcPr>
          <w:p w14:paraId="539432C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Colorado, United States of America</w:t>
            </w:r>
          </w:p>
        </w:tc>
        <w:tc>
          <w:tcPr>
            <w:tcW w:w="1235" w:type="pct"/>
            <w:noWrap/>
            <w:hideMark/>
          </w:tcPr>
          <w:p w14:paraId="776C144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59336065" w14:textId="77777777" w:rsidTr="006A19A4">
        <w:trPr>
          <w:trHeight w:val="300"/>
        </w:trPr>
        <w:tc>
          <w:tcPr>
            <w:tcW w:w="718" w:type="pct"/>
            <w:noWrap/>
            <w:hideMark/>
          </w:tcPr>
          <w:p w14:paraId="002DB48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w:t>
            </w:r>
          </w:p>
        </w:tc>
        <w:tc>
          <w:tcPr>
            <w:tcW w:w="1164" w:type="pct"/>
            <w:noWrap/>
            <w:hideMark/>
          </w:tcPr>
          <w:p w14:paraId="74725D9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4/11/2022</w:t>
            </w:r>
          </w:p>
        </w:tc>
        <w:tc>
          <w:tcPr>
            <w:tcW w:w="1883" w:type="pct"/>
            <w:noWrap/>
            <w:hideMark/>
          </w:tcPr>
          <w:p w14:paraId="627CD0C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 United States of America</w:t>
            </w:r>
          </w:p>
        </w:tc>
        <w:tc>
          <w:tcPr>
            <w:tcW w:w="1235" w:type="pct"/>
            <w:noWrap/>
            <w:hideMark/>
          </w:tcPr>
          <w:p w14:paraId="69616A2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73D156C6" w14:textId="77777777" w:rsidTr="006A19A4">
        <w:trPr>
          <w:trHeight w:val="300"/>
        </w:trPr>
        <w:tc>
          <w:tcPr>
            <w:tcW w:w="718" w:type="pct"/>
            <w:noWrap/>
            <w:hideMark/>
          </w:tcPr>
          <w:p w14:paraId="2305DBE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w:t>
            </w:r>
          </w:p>
        </w:tc>
        <w:tc>
          <w:tcPr>
            <w:tcW w:w="1164" w:type="pct"/>
            <w:noWrap/>
            <w:hideMark/>
          </w:tcPr>
          <w:p w14:paraId="32D3201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4/11/2022</w:t>
            </w:r>
          </w:p>
        </w:tc>
        <w:tc>
          <w:tcPr>
            <w:tcW w:w="1883" w:type="pct"/>
            <w:noWrap/>
            <w:hideMark/>
          </w:tcPr>
          <w:p w14:paraId="6883CC8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Florida, United States of America</w:t>
            </w:r>
          </w:p>
        </w:tc>
        <w:tc>
          <w:tcPr>
            <w:tcW w:w="1235" w:type="pct"/>
            <w:noWrap/>
            <w:hideMark/>
          </w:tcPr>
          <w:p w14:paraId="234A48A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w:t>
            </w:r>
          </w:p>
        </w:tc>
      </w:tr>
      <w:tr w:rsidR="006A19A4" w:rsidRPr="006A19A4" w14:paraId="5283BF6D" w14:textId="77777777" w:rsidTr="006A19A4">
        <w:trPr>
          <w:trHeight w:val="300"/>
        </w:trPr>
        <w:tc>
          <w:tcPr>
            <w:tcW w:w="718" w:type="pct"/>
            <w:noWrap/>
            <w:hideMark/>
          </w:tcPr>
          <w:p w14:paraId="40FAE7A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w:t>
            </w:r>
          </w:p>
        </w:tc>
        <w:tc>
          <w:tcPr>
            <w:tcW w:w="1164" w:type="pct"/>
            <w:noWrap/>
            <w:hideMark/>
          </w:tcPr>
          <w:p w14:paraId="7496107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4/11/2022</w:t>
            </w:r>
          </w:p>
        </w:tc>
        <w:tc>
          <w:tcPr>
            <w:tcW w:w="1883" w:type="pct"/>
            <w:noWrap/>
            <w:hideMark/>
          </w:tcPr>
          <w:p w14:paraId="3C0194E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Idaho, United States of America</w:t>
            </w:r>
          </w:p>
        </w:tc>
        <w:tc>
          <w:tcPr>
            <w:tcW w:w="1235" w:type="pct"/>
            <w:noWrap/>
            <w:hideMark/>
          </w:tcPr>
          <w:p w14:paraId="23BADB8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262AC7A5" w14:textId="77777777" w:rsidTr="006A19A4">
        <w:trPr>
          <w:trHeight w:val="300"/>
        </w:trPr>
        <w:tc>
          <w:tcPr>
            <w:tcW w:w="718" w:type="pct"/>
            <w:noWrap/>
            <w:hideMark/>
          </w:tcPr>
          <w:p w14:paraId="2353911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w:t>
            </w:r>
          </w:p>
        </w:tc>
        <w:tc>
          <w:tcPr>
            <w:tcW w:w="1164" w:type="pct"/>
            <w:noWrap/>
            <w:hideMark/>
          </w:tcPr>
          <w:p w14:paraId="57F1E6B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4/11/2022</w:t>
            </w:r>
          </w:p>
        </w:tc>
        <w:tc>
          <w:tcPr>
            <w:tcW w:w="1883" w:type="pct"/>
            <w:noWrap/>
            <w:hideMark/>
          </w:tcPr>
          <w:p w14:paraId="762BC4C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Illinois, United States of America</w:t>
            </w:r>
          </w:p>
        </w:tc>
        <w:tc>
          <w:tcPr>
            <w:tcW w:w="1235" w:type="pct"/>
            <w:noWrap/>
            <w:hideMark/>
          </w:tcPr>
          <w:p w14:paraId="0828F42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27077AB2" w14:textId="77777777" w:rsidTr="006A19A4">
        <w:trPr>
          <w:trHeight w:val="300"/>
        </w:trPr>
        <w:tc>
          <w:tcPr>
            <w:tcW w:w="718" w:type="pct"/>
            <w:noWrap/>
            <w:hideMark/>
          </w:tcPr>
          <w:p w14:paraId="5239D21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w:t>
            </w:r>
          </w:p>
        </w:tc>
        <w:tc>
          <w:tcPr>
            <w:tcW w:w="1164" w:type="pct"/>
            <w:noWrap/>
            <w:hideMark/>
          </w:tcPr>
          <w:p w14:paraId="0F3EA63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4/11/2022</w:t>
            </w:r>
          </w:p>
        </w:tc>
        <w:tc>
          <w:tcPr>
            <w:tcW w:w="1883" w:type="pct"/>
            <w:noWrap/>
            <w:hideMark/>
          </w:tcPr>
          <w:p w14:paraId="717A386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Indiana, United States of America</w:t>
            </w:r>
          </w:p>
        </w:tc>
        <w:tc>
          <w:tcPr>
            <w:tcW w:w="1235" w:type="pct"/>
            <w:noWrap/>
            <w:hideMark/>
          </w:tcPr>
          <w:p w14:paraId="78D1E33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042BFA44" w14:textId="77777777" w:rsidTr="006A19A4">
        <w:trPr>
          <w:trHeight w:val="300"/>
        </w:trPr>
        <w:tc>
          <w:tcPr>
            <w:tcW w:w="718" w:type="pct"/>
            <w:noWrap/>
            <w:hideMark/>
          </w:tcPr>
          <w:p w14:paraId="64FAC8E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w:t>
            </w:r>
          </w:p>
        </w:tc>
        <w:tc>
          <w:tcPr>
            <w:tcW w:w="1164" w:type="pct"/>
            <w:noWrap/>
            <w:hideMark/>
          </w:tcPr>
          <w:p w14:paraId="03FAB97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4/11/2022</w:t>
            </w:r>
          </w:p>
        </w:tc>
        <w:tc>
          <w:tcPr>
            <w:tcW w:w="1883" w:type="pct"/>
            <w:noWrap/>
            <w:hideMark/>
          </w:tcPr>
          <w:p w14:paraId="44A8BDE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Iowa, United States of America</w:t>
            </w:r>
          </w:p>
        </w:tc>
        <w:tc>
          <w:tcPr>
            <w:tcW w:w="1235" w:type="pct"/>
            <w:noWrap/>
            <w:hideMark/>
          </w:tcPr>
          <w:p w14:paraId="188A13F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30</w:t>
            </w:r>
          </w:p>
        </w:tc>
      </w:tr>
      <w:tr w:rsidR="006A19A4" w:rsidRPr="006A19A4" w14:paraId="31DB80DB" w14:textId="77777777" w:rsidTr="006A19A4">
        <w:trPr>
          <w:trHeight w:val="300"/>
        </w:trPr>
        <w:tc>
          <w:tcPr>
            <w:tcW w:w="718" w:type="pct"/>
            <w:noWrap/>
            <w:hideMark/>
          </w:tcPr>
          <w:p w14:paraId="262CC3E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w:t>
            </w:r>
          </w:p>
        </w:tc>
        <w:tc>
          <w:tcPr>
            <w:tcW w:w="1164" w:type="pct"/>
            <w:noWrap/>
            <w:hideMark/>
          </w:tcPr>
          <w:p w14:paraId="1E63DCB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4/11/2022</w:t>
            </w:r>
          </w:p>
        </w:tc>
        <w:tc>
          <w:tcPr>
            <w:tcW w:w="1883" w:type="pct"/>
            <w:noWrap/>
            <w:hideMark/>
          </w:tcPr>
          <w:p w14:paraId="78173EF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Kansas, United States of America</w:t>
            </w:r>
          </w:p>
        </w:tc>
        <w:tc>
          <w:tcPr>
            <w:tcW w:w="1235" w:type="pct"/>
            <w:noWrap/>
            <w:hideMark/>
          </w:tcPr>
          <w:p w14:paraId="2ED80F9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w:t>
            </w:r>
          </w:p>
        </w:tc>
      </w:tr>
      <w:tr w:rsidR="006A19A4" w:rsidRPr="006A19A4" w14:paraId="7D1E070A" w14:textId="77777777" w:rsidTr="006A19A4">
        <w:trPr>
          <w:trHeight w:val="300"/>
        </w:trPr>
        <w:tc>
          <w:tcPr>
            <w:tcW w:w="718" w:type="pct"/>
            <w:noWrap/>
            <w:hideMark/>
          </w:tcPr>
          <w:p w14:paraId="4CEB195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w:t>
            </w:r>
          </w:p>
        </w:tc>
        <w:tc>
          <w:tcPr>
            <w:tcW w:w="1164" w:type="pct"/>
            <w:noWrap/>
            <w:hideMark/>
          </w:tcPr>
          <w:p w14:paraId="7237F8E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4/11/2022</w:t>
            </w:r>
          </w:p>
        </w:tc>
        <w:tc>
          <w:tcPr>
            <w:tcW w:w="1883" w:type="pct"/>
            <w:noWrap/>
            <w:hideMark/>
          </w:tcPr>
          <w:p w14:paraId="68543E4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Maine, United States of America</w:t>
            </w:r>
          </w:p>
        </w:tc>
        <w:tc>
          <w:tcPr>
            <w:tcW w:w="1235" w:type="pct"/>
            <w:noWrap/>
            <w:hideMark/>
          </w:tcPr>
          <w:p w14:paraId="02E743B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17</w:t>
            </w:r>
          </w:p>
        </w:tc>
      </w:tr>
      <w:tr w:rsidR="006A19A4" w:rsidRPr="006A19A4" w14:paraId="3131C528" w14:textId="77777777" w:rsidTr="006A19A4">
        <w:trPr>
          <w:trHeight w:val="300"/>
        </w:trPr>
        <w:tc>
          <w:tcPr>
            <w:tcW w:w="718" w:type="pct"/>
            <w:noWrap/>
            <w:hideMark/>
          </w:tcPr>
          <w:p w14:paraId="04010DF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w:t>
            </w:r>
          </w:p>
        </w:tc>
        <w:tc>
          <w:tcPr>
            <w:tcW w:w="1164" w:type="pct"/>
            <w:noWrap/>
            <w:hideMark/>
          </w:tcPr>
          <w:p w14:paraId="378256F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4/11/2022</w:t>
            </w:r>
          </w:p>
        </w:tc>
        <w:tc>
          <w:tcPr>
            <w:tcW w:w="1883" w:type="pct"/>
            <w:noWrap/>
            <w:hideMark/>
          </w:tcPr>
          <w:p w14:paraId="1E4FE49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Maryland, United States of America</w:t>
            </w:r>
          </w:p>
        </w:tc>
        <w:tc>
          <w:tcPr>
            <w:tcW w:w="1235" w:type="pct"/>
            <w:noWrap/>
            <w:hideMark/>
          </w:tcPr>
          <w:p w14:paraId="7A01C6B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1838CF12" w14:textId="77777777" w:rsidTr="006A19A4">
        <w:trPr>
          <w:trHeight w:val="300"/>
        </w:trPr>
        <w:tc>
          <w:tcPr>
            <w:tcW w:w="718" w:type="pct"/>
            <w:noWrap/>
            <w:hideMark/>
          </w:tcPr>
          <w:p w14:paraId="5D65657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w:t>
            </w:r>
          </w:p>
        </w:tc>
        <w:tc>
          <w:tcPr>
            <w:tcW w:w="1164" w:type="pct"/>
            <w:noWrap/>
            <w:hideMark/>
          </w:tcPr>
          <w:p w14:paraId="15F2B9E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4/11/2022</w:t>
            </w:r>
          </w:p>
        </w:tc>
        <w:tc>
          <w:tcPr>
            <w:tcW w:w="1883" w:type="pct"/>
            <w:noWrap/>
            <w:hideMark/>
          </w:tcPr>
          <w:p w14:paraId="1BD2E92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Massachusetts, United States of America</w:t>
            </w:r>
          </w:p>
        </w:tc>
        <w:tc>
          <w:tcPr>
            <w:tcW w:w="1235" w:type="pct"/>
            <w:noWrap/>
            <w:hideMark/>
          </w:tcPr>
          <w:p w14:paraId="054737E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6BE2A76A" w14:textId="77777777" w:rsidTr="006A19A4">
        <w:trPr>
          <w:trHeight w:val="300"/>
        </w:trPr>
        <w:tc>
          <w:tcPr>
            <w:tcW w:w="718" w:type="pct"/>
            <w:noWrap/>
            <w:hideMark/>
          </w:tcPr>
          <w:p w14:paraId="566CAED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w:t>
            </w:r>
          </w:p>
        </w:tc>
        <w:tc>
          <w:tcPr>
            <w:tcW w:w="1164" w:type="pct"/>
            <w:noWrap/>
            <w:hideMark/>
          </w:tcPr>
          <w:p w14:paraId="227B7A7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4/11/2022</w:t>
            </w:r>
          </w:p>
        </w:tc>
        <w:tc>
          <w:tcPr>
            <w:tcW w:w="1883" w:type="pct"/>
            <w:noWrap/>
            <w:hideMark/>
          </w:tcPr>
          <w:p w14:paraId="7617033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 United States of America</w:t>
            </w:r>
          </w:p>
        </w:tc>
        <w:tc>
          <w:tcPr>
            <w:tcW w:w="1235" w:type="pct"/>
            <w:noWrap/>
            <w:hideMark/>
          </w:tcPr>
          <w:p w14:paraId="6BE283A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199EAE58" w14:textId="77777777" w:rsidTr="006A19A4">
        <w:trPr>
          <w:trHeight w:val="300"/>
        </w:trPr>
        <w:tc>
          <w:tcPr>
            <w:tcW w:w="718" w:type="pct"/>
            <w:noWrap/>
            <w:hideMark/>
          </w:tcPr>
          <w:p w14:paraId="713D7B6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w:t>
            </w:r>
          </w:p>
        </w:tc>
        <w:tc>
          <w:tcPr>
            <w:tcW w:w="1164" w:type="pct"/>
            <w:noWrap/>
            <w:hideMark/>
          </w:tcPr>
          <w:p w14:paraId="5EB4F06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4/11/2022</w:t>
            </w:r>
          </w:p>
        </w:tc>
        <w:tc>
          <w:tcPr>
            <w:tcW w:w="1883" w:type="pct"/>
            <w:noWrap/>
            <w:hideMark/>
          </w:tcPr>
          <w:p w14:paraId="5E78216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Minnesota, United States of America</w:t>
            </w:r>
          </w:p>
        </w:tc>
        <w:tc>
          <w:tcPr>
            <w:tcW w:w="1235" w:type="pct"/>
            <w:noWrap/>
            <w:hideMark/>
          </w:tcPr>
          <w:p w14:paraId="41A6087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74</w:t>
            </w:r>
          </w:p>
        </w:tc>
      </w:tr>
      <w:tr w:rsidR="006A19A4" w:rsidRPr="006A19A4" w14:paraId="0ED6AF28" w14:textId="77777777" w:rsidTr="006A19A4">
        <w:trPr>
          <w:trHeight w:val="300"/>
        </w:trPr>
        <w:tc>
          <w:tcPr>
            <w:tcW w:w="718" w:type="pct"/>
            <w:noWrap/>
            <w:hideMark/>
          </w:tcPr>
          <w:p w14:paraId="779330E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w:t>
            </w:r>
          </w:p>
        </w:tc>
        <w:tc>
          <w:tcPr>
            <w:tcW w:w="1164" w:type="pct"/>
            <w:noWrap/>
            <w:hideMark/>
          </w:tcPr>
          <w:p w14:paraId="64C7B39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4/11/2022</w:t>
            </w:r>
          </w:p>
        </w:tc>
        <w:tc>
          <w:tcPr>
            <w:tcW w:w="1883" w:type="pct"/>
            <w:noWrap/>
            <w:hideMark/>
          </w:tcPr>
          <w:p w14:paraId="5C42293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Missouri, United States of America</w:t>
            </w:r>
          </w:p>
        </w:tc>
        <w:tc>
          <w:tcPr>
            <w:tcW w:w="1235" w:type="pct"/>
            <w:noWrap/>
            <w:hideMark/>
          </w:tcPr>
          <w:p w14:paraId="7134BA2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w:t>
            </w:r>
          </w:p>
        </w:tc>
      </w:tr>
      <w:tr w:rsidR="006A19A4" w:rsidRPr="006A19A4" w14:paraId="20E3D64F" w14:textId="77777777" w:rsidTr="006A19A4">
        <w:trPr>
          <w:trHeight w:val="300"/>
        </w:trPr>
        <w:tc>
          <w:tcPr>
            <w:tcW w:w="718" w:type="pct"/>
            <w:noWrap/>
            <w:hideMark/>
          </w:tcPr>
          <w:p w14:paraId="5D0A598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w:t>
            </w:r>
          </w:p>
        </w:tc>
        <w:tc>
          <w:tcPr>
            <w:tcW w:w="1164" w:type="pct"/>
            <w:noWrap/>
            <w:hideMark/>
          </w:tcPr>
          <w:p w14:paraId="7119CBF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4/11/2022</w:t>
            </w:r>
          </w:p>
        </w:tc>
        <w:tc>
          <w:tcPr>
            <w:tcW w:w="1883" w:type="pct"/>
            <w:noWrap/>
            <w:hideMark/>
          </w:tcPr>
          <w:p w14:paraId="05B28B7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Montana, United States of America</w:t>
            </w:r>
          </w:p>
        </w:tc>
        <w:tc>
          <w:tcPr>
            <w:tcW w:w="1235" w:type="pct"/>
            <w:noWrap/>
            <w:hideMark/>
          </w:tcPr>
          <w:p w14:paraId="2D9DFC4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w:t>
            </w:r>
          </w:p>
        </w:tc>
      </w:tr>
      <w:tr w:rsidR="006A19A4" w:rsidRPr="006A19A4" w14:paraId="3C06D112" w14:textId="77777777" w:rsidTr="006A19A4">
        <w:trPr>
          <w:trHeight w:val="300"/>
        </w:trPr>
        <w:tc>
          <w:tcPr>
            <w:tcW w:w="718" w:type="pct"/>
            <w:noWrap/>
            <w:hideMark/>
          </w:tcPr>
          <w:p w14:paraId="5FA1561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w:t>
            </w:r>
          </w:p>
        </w:tc>
        <w:tc>
          <w:tcPr>
            <w:tcW w:w="1164" w:type="pct"/>
            <w:noWrap/>
            <w:hideMark/>
          </w:tcPr>
          <w:p w14:paraId="4B715FF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4/11/2022</w:t>
            </w:r>
          </w:p>
        </w:tc>
        <w:tc>
          <w:tcPr>
            <w:tcW w:w="1883" w:type="pct"/>
            <w:noWrap/>
            <w:hideMark/>
          </w:tcPr>
          <w:p w14:paraId="577B60D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Nebraska, United States of America</w:t>
            </w:r>
          </w:p>
        </w:tc>
        <w:tc>
          <w:tcPr>
            <w:tcW w:w="1235" w:type="pct"/>
            <w:noWrap/>
            <w:hideMark/>
          </w:tcPr>
          <w:p w14:paraId="3340123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w:t>
            </w:r>
          </w:p>
        </w:tc>
      </w:tr>
      <w:tr w:rsidR="006A19A4" w:rsidRPr="006A19A4" w14:paraId="5F6144F7" w14:textId="77777777" w:rsidTr="006A19A4">
        <w:trPr>
          <w:trHeight w:val="300"/>
        </w:trPr>
        <w:tc>
          <w:tcPr>
            <w:tcW w:w="718" w:type="pct"/>
            <w:noWrap/>
            <w:hideMark/>
          </w:tcPr>
          <w:p w14:paraId="6C8F6F4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w:t>
            </w:r>
          </w:p>
        </w:tc>
        <w:tc>
          <w:tcPr>
            <w:tcW w:w="1164" w:type="pct"/>
            <w:noWrap/>
            <w:hideMark/>
          </w:tcPr>
          <w:p w14:paraId="55AC415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4/11/2022</w:t>
            </w:r>
          </w:p>
        </w:tc>
        <w:tc>
          <w:tcPr>
            <w:tcW w:w="1883" w:type="pct"/>
            <w:noWrap/>
            <w:hideMark/>
          </w:tcPr>
          <w:p w14:paraId="4C549FD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Hampshire, United States of America</w:t>
            </w:r>
          </w:p>
        </w:tc>
        <w:tc>
          <w:tcPr>
            <w:tcW w:w="1235" w:type="pct"/>
            <w:noWrap/>
            <w:hideMark/>
          </w:tcPr>
          <w:p w14:paraId="6585F6F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1B5009DC" w14:textId="77777777" w:rsidTr="006A19A4">
        <w:trPr>
          <w:trHeight w:val="300"/>
        </w:trPr>
        <w:tc>
          <w:tcPr>
            <w:tcW w:w="718" w:type="pct"/>
            <w:noWrap/>
            <w:hideMark/>
          </w:tcPr>
          <w:p w14:paraId="319F97A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w:t>
            </w:r>
          </w:p>
        </w:tc>
        <w:tc>
          <w:tcPr>
            <w:tcW w:w="1164" w:type="pct"/>
            <w:noWrap/>
            <w:hideMark/>
          </w:tcPr>
          <w:p w14:paraId="5289353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4/11/2022</w:t>
            </w:r>
          </w:p>
        </w:tc>
        <w:tc>
          <w:tcPr>
            <w:tcW w:w="1883" w:type="pct"/>
            <w:noWrap/>
            <w:hideMark/>
          </w:tcPr>
          <w:p w14:paraId="74CC23A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 United States of America</w:t>
            </w:r>
          </w:p>
        </w:tc>
        <w:tc>
          <w:tcPr>
            <w:tcW w:w="1235" w:type="pct"/>
            <w:noWrap/>
            <w:hideMark/>
          </w:tcPr>
          <w:p w14:paraId="568083E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19</w:t>
            </w:r>
          </w:p>
        </w:tc>
      </w:tr>
      <w:tr w:rsidR="006A19A4" w:rsidRPr="006A19A4" w14:paraId="392F0E61" w14:textId="77777777" w:rsidTr="006A19A4">
        <w:trPr>
          <w:trHeight w:val="300"/>
        </w:trPr>
        <w:tc>
          <w:tcPr>
            <w:tcW w:w="718" w:type="pct"/>
            <w:noWrap/>
            <w:hideMark/>
          </w:tcPr>
          <w:p w14:paraId="6896FC7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w:t>
            </w:r>
          </w:p>
        </w:tc>
        <w:tc>
          <w:tcPr>
            <w:tcW w:w="1164" w:type="pct"/>
            <w:noWrap/>
            <w:hideMark/>
          </w:tcPr>
          <w:p w14:paraId="036015E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4/11/2022</w:t>
            </w:r>
          </w:p>
        </w:tc>
        <w:tc>
          <w:tcPr>
            <w:tcW w:w="1883" w:type="pct"/>
            <w:noWrap/>
            <w:hideMark/>
          </w:tcPr>
          <w:p w14:paraId="1835335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Newfoundland and Labrador, Canada</w:t>
            </w:r>
          </w:p>
        </w:tc>
        <w:tc>
          <w:tcPr>
            <w:tcW w:w="1235" w:type="pct"/>
            <w:noWrap/>
            <w:hideMark/>
          </w:tcPr>
          <w:p w14:paraId="4C000E3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w:t>
            </w:r>
          </w:p>
        </w:tc>
      </w:tr>
      <w:tr w:rsidR="006A19A4" w:rsidRPr="006A19A4" w14:paraId="42ABDF06" w14:textId="77777777" w:rsidTr="006A19A4">
        <w:trPr>
          <w:trHeight w:val="300"/>
        </w:trPr>
        <w:tc>
          <w:tcPr>
            <w:tcW w:w="718" w:type="pct"/>
            <w:noWrap/>
            <w:hideMark/>
          </w:tcPr>
          <w:p w14:paraId="5D477F5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w:t>
            </w:r>
          </w:p>
        </w:tc>
        <w:tc>
          <w:tcPr>
            <w:tcW w:w="1164" w:type="pct"/>
            <w:noWrap/>
            <w:hideMark/>
          </w:tcPr>
          <w:p w14:paraId="1AEE3B1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4/11/2022</w:t>
            </w:r>
          </w:p>
        </w:tc>
        <w:tc>
          <w:tcPr>
            <w:tcW w:w="1883" w:type="pct"/>
            <w:noWrap/>
            <w:hideMark/>
          </w:tcPr>
          <w:p w14:paraId="405D206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Carolina, United States of America</w:t>
            </w:r>
          </w:p>
        </w:tc>
        <w:tc>
          <w:tcPr>
            <w:tcW w:w="1235" w:type="pct"/>
            <w:noWrap/>
            <w:hideMark/>
          </w:tcPr>
          <w:p w14:paraId="4FB08A0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16</w:t>
            </w:r>
          </w:p>
        </w:tc>
      </w:tr>
      <w:tr w:rsidR="006A19A4" w:rsidRPr="006A19A4" w14:paraId="64E36B73" w14:textId="77777777" w:rsidTr="006A19A4">
        <w:trPr>
          <w:trHeight w:val="300"/>
        </w:trPr>
        <w:tc>
          <w:tcPr>
            <w:tcW w:w="718" w:type="pct"/>
            <w:noWrap/>
            <w:hideMark/>
          </w:tcPr>
          <w:p w14:paraId="5697B0A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w:t>
            </w:r>
          </w:p>
        </w:tc>
        <w:tc>
          <w:tcPr>
            <w:tcW w:w="1164" w:type="pct"/>
            <w:noWrap/>
            <w:hideMark/>
          </w:tcPr>
          <w:p w14:paraId="1461282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4/11/2022</w:t>
            </w:r>
          </w:p>
        </w:tc>
        <w:tc>
          <w:tcPr>
            <w:tcW w:w="1883" w:type="pct"/>
            <w:noWrap/>
            <w:hideMark/>
          </w:tcPr>
          <w:p w14:paraId="6E4F059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Dakota, United States of America</w:t>
            </w:r>
          </w:p>
        </w:tc>
        <w:tc>
          <w:tcPr>
            <w:tcW w:w="1235" w:type="pct"/>
            <w:noWrap/>
            <w:hideMark/>
          </w:tcPr>
          <w:p w14:paraId="6896310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19</w:t>
            </w:r>
          </w:p>
        </w:tc>
      </w:tr>
      <w:tr w:rsidR="006A19A4" w:rsidRPr="006A19A4" w14:paraId="4B06188C" w14:textId="77777777" w:rsidTr="006A19A4">
        <w:trPr>
          <w:trHeight w:val="300"/>
        </w:trPr>
        <w:tc>
          <w:tcPr>
            <w:tcW w:w="718" w:type="pct"/>
            <w:noWrap/>
            <w:hideMark/>
          </w:tcPr>
          <w:p w14:paraId="039E046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lastRenderedPageBreak/>
              <w:t>Utah</w:t>
            </w:r>
          </w:p>
        </w:tc>
        <w:tc>
          <w:tcPr>
            <w:tcW w:w="1164" w:type="pct"/>
            <w:noWrap/>
            <w:hideMark/>
          </w:tcPr>
          <w:p w14:paraId="601CA7C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4/11/2022</w:t>
            </w:r>
          </w:p>
        </w:tc>
        <w:tc>
          <w:tcPr>
            <w:tcW w:w="1883" w:type="pct"/>
            <w:noWrap/>
            <w:hideMark/>
          </w:tcPr>
          <w:p w14:paraId="465D89D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Nova Scotia, Canada</w:t>
            </w:r>
          </w:p>
        </w:tc>
        <w:tc>
          <w:tcPr>
            <w:tcW w:w="1235" w:type="pct"/>
            <w:noWrap/>
            <w:hideMark/>
          </w:tcPr>
          <w:p w14:paraId="0D7E8D7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27</w:t>
            </w:r>
          </w:p>
        </w:tc>
      </w:tr>
      <w:tr w:rsidR="006A19A4" w:rsidRPr="006A19A4" w14:paraId="70F01E22" w14:textId="77777777" w:rsidTr="006A19A4">
        <w:trPr>
          <w:trHeight w:val="300"/>
        </w:trPr>
        <w:tc>
          <w:tcPr>
            <w:tcW w:w="718" w:type="pct"/>
            <w:noWrap/>
            <w:hideMark/>
          </w:tcPr>
          <w:p w14:paraId="43E8988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w:t>
            </w:r>
          </w:p>
        </w:tc>
        <w:tc>
          <w:tcPr>
            <w:tcW w:w="1164" w:type="pct"/>
            <w:noWrap/>
            <w:hideMark/>
          </w:tcPr>
          <w:p w14:paraId="4D30AC4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4/11/2022</w:t>
            </w:r>
          </w:p>
        </w:tc>
        <w:tc>
          <w:tcPr>
            <w:tcW w:w="1883" w:type="pct"/>
            <w:noWrap/>
            <w:hideMark/>
          </w:tcPr>
          <w:p w14:paraId="5F4D872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Ohio, United States of America</w:t>
            </w:r>
          </w:p>
        </w:tc>
        <w:tc>
          <w:tcPr>
            <w:tcW w:w="1235" w:type="pct"/>
            <w:noWrap/>
            <w:hideMark/>
          </w:tcPr>
          <w:p w14:paraId="3C46532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78D442EE" w14:textId="77777777" w:rsidTr="006A19A4">
        <w:trPr>
          <w:trHeight w:val="300"/>
        </w:trPr>
        <w:tc>
          <w:tcPr>
            <w:tcW w:w="718" w:type="pct"/>
            <w:noWrap/>
            <w:hideMark/>
          </w:tcPr>
          <w:p w14:paraId="46C0F5F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w:t>
            </w:r>
          </w:p>
        </w:tc>
        <w:tc>
          <w:tcPr>
            <w:tcW w:w="1164" w:type="pct"/>
            <w:noWrap/>
            <w:hideMark/>
          </w:tcPr>
          <w:p w14:paraId="73A7CE2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4/11/2022</w:t>
            </w:r>
          </w:p>
        </w:tc>
        <w:tc>
          <w:tcPr>
            <w:tcW w:w="1883" w:type="pct"/>
            <w:noWrap/>
            <w:hideMark/>
          </w:tcPr>
          <w:p w14:paraId="079BAEF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Ontario, Canada</w:t>
            </w:r>
          </w:p>
        </w:tc>
        <w:tc>
          <w:tcPr>
            <w:tcW w:w="1235" w:type="pct"/>
            <w:noWrap/>
            <w:hideMark/>
          </w:tcPr>
          <w:p w14:paraId="7A931D3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60</w:t>
            </w:r>
          </w:p>
        </w:tc>
      </w:tr>
      <w:tr w:rsidR="006A19A4" w:rsidRPr="006A19A4" w14:paraId="3885B106" w14:textId="77777777" w:rsidTr="006A19A4">
        <w:trPr>
          <w:trHeight w:val="300"/>
        </w:trPr>
        <w:tc>
          <w:tcPr>
            <w:tcW w:w="718" w:type="pct"/>
            <w:noWrap/>
            <w:hideMark/>
          </w:tcPr>
          <w:p w14:paraId="0218AC2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w:t>
            </w:r>
          </w:p>
        </w:tc>
        <w:tc>
          <w:tcPr>
            <w:tcW w:w="1164" w:type="pct"/>
            <w:noWrap/>
            <w:hideMark/>
          </w:tcPr>
          <w:p w14:paraId="0791529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4/11/2022</w:t>
            </w:r>
          </w:p>
        </w:tc>
        <w:tc>
          <w:tcPr>
            <w:tcW w:w="1883" w:type="pct"/>
            <w:noWrap/>
            <w:hideMark/>
          </w:tcPr>
          <w:p w14:paraId="6D19954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Pennsylvania, United States of America</w:t>
            </w:r>
          </w:p>
        </w:tc>
        <w:tc>
          <w:tcPr>
            <w:tcW w:w="1235" w:type="pct"/>
            <w:noWrap/>
            <w:hideMark/>
          </w:tcPr>
          <w:p w14:paraId="0981181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2B5EDF09" w14:textId="77777777" w:rsidTr="006A19A4">
        <w:trPr>
          <w:trHeight w:val="300"/>
        </w:trPr>
        <w:tc>
          <w:tcPr>
            <w:tcW w:w="718" w:type="pct"/>
            <w:noWrap/>
            <w:hideMark/>
          </w:tcPr>
          <w:p w14:paraId="7BE5136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w:t>
            </w:r>
          </w:p>
        </w:tc>
        <w:tc>
          <w:tcPr>
            <w:tcW w:w="1164" w:type="pct"/>
            <w:noWrap/>
            <w:hideMark/>
          </w:tcPr>
          <w:p w14:paraId="1E259F7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4/11/2022</w:t>
            </w:r>
          </w:p>
        </w:tc>
        <w:tc>
          <w:tcPr>
            <w:tcW w:w="1883" w:type="pct"/>
            <w:noWrap/>
            <w:hideMark/>
          </w:tcPr>
          <w:p w14:paraId="24649F9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Prince Edward Island, Canada</w:t>
            </w:r>
          </w:p>
        </w:tc>
        <w:tc>
          <w:tcPr>
            <w:tcW w:w="1235" w:type="pct"/>
            <w:noWrap/>
            <w:hideMark/>
          </w:tcPr>
          <w:p w14:paraId="434AE5C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3DF8A357" w14:textId="77777777" w:rsidTr="006A19A4">
        <w:trPr>
          <w:trHeight w:val="300"/>
        </w:trPr>
        <w:tc>
          <w:tcPr>
            <w:tcW w:w="718" w:type="pct"/>
            <w:noWrap/>
            <w:hideMark/>
          </w:tcPr>
          <w:p w14:paraId="719F35E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w:t>
            </w:r>
          </w:p>
        </w:tc>
        <w:tc>
          <w:tcPr>
            <w:tcW w:w="1164" w:type="pct"/>
            <w:noWrap/>
            <w:hideMark/>
          </w:tcPr>
          <w:p w14:paraId="03E3023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4/11/2022</w:t>
            </w:r>
          </w:p>
        </w:tc>
        <w:tc>
          <w:tcPr>
            <w:tcW w:w="1883" w:type="pct"/>
            <w:noWrap/>
            <w:hideMark/>
          </w:tcPr>
          <w:p w14:paraId="36D9774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Québec, Canada</w:t>
            </w:r>
          </w:p>
        </w:tc>
        <w:tc>
          <w:tcPr>
            <w:tcW w:w="1235" w:type="pct"/>
            <w:noWrap/>
            <w:hideMark/>
          </w:tcPr>
          <w:p w14:paraId="4FC1196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89</w:t>
            </w:r>
          </w:p>
        </w:tc>
      </w:tr>
      <w:tr w:rsidR="006A19A4" w:rsidRPr="006A19A4" w14:paraId="34ACA7D8" w14:textId="77777777" w:rsidTr="006A19A4">
        <w:trPr>
          <w:trHeight w:val="300"/>
        </w:trPr>
        <w:tc>
          <w:tcPr>
            <w:tcW w:w="718" w:type="pct"/>
            <w:noWrap/>
            <w:hideMark/>
          </w:tcPr>
          <w:p w14:paraId="069F246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w:t>
            </w:r>
          </w:p>
        </w:tc>
        <w:tc>
          <w:tcPr>
            <w:tcW w:w="1164" w:type="pct"/>
            <w:noWrap/>
            <w:hideMark/>
          </w:tcPr>
          <w:p w14:paraId="2244A7E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4/11/2022</w:t>
            </w:r>
          </w:p>
        </w:tc>
        <w:tc>
          <w:tcPr>
            <w:tcW w:w="1883" w:type="pct"/>
            <w:noWrap/>
            <w:hideMark/>
          </w:tcPr>
          <w:p w14:paraId="3EE97DD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Saskatchewan, Canada</w:t>
            </w:r>
          </w:p>
        </w:tc>
        <w:tc>
          <w:tcPr>
            <w:tcW w:w="1235" w:type="pct"/>
            <w:noWrap/>
            <w:hideMark/>
          </w:tcPr>
          <w:p w14:paraId="1E8D7AC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59</w:t>
            </w:r>
          </w:p>
        </w:tc>
      </w:tr>
      <w:tr w:rsidR="006A19A4" w:rsidRPr="006A19A4" w14:paraId="5D192991" w14:textId="77777777" w:rsidTr="006A19A4">
        <w:trPr>
          <w:trHeight w:val="300"/>
        </w:trPr>
        <w:tc>
          <w:tcPr>
            <w:tcW w:w="718" w:type="pct"/>
            <w:noWrap/>
            <w:hideMark/>
          </w:tcPr>
          <w:p w14:paraId="5EAFEB1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w:t>
            </w:r>
          </w:p>
        </w:tc>
        <w:tc>
          <w:tcPr>
            <w:tcW w:w="1164" w:type="pct"/>
            <w:noWrap/>
            <w:hideMark/>
          </w:tcPr>
          <w:p w14:paraId="1DDB11E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4/11/2022</w:t>
            </w:r>
          </w:p>
        </w:tc>
        <w:tc>
          <w:tcPr>
            <w:tcW w:w="1883" w:type="pct"/>
            <w:noWrap/>
            <w:hideMark/>
          </w:tcPr>
          <w:p w14:paraId="784B5D8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South Dakota, United States of America</w:t>
            </w:r>
          </w:p>
        </w:tc>
        <w:tc>
          <w:tcPr>
            <w:tcW w:w="1235" w:type="pct"/>
            <w:noWrap/>
            <w:hideMark/>
          </w:tcPr>
          <w:p w14:paraId="7E4FF93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87</w:t>
            </w:r>
          </w:p>
        </w:tc>
      </w:tr>
      <w:tr w:rsidR="006A19A4" w:rsidRPr="006A19A4" w14:paraId="47882310" w14:textId="77777777" w:rsidTr="006A19A4">
        <w:trPr>
          <w:trHeight w:val="300"/>
        </w:trPr>
        <w:tc>
          <w:tcPr>
            <w:tcW w:w="718" w:type="pct"/>
            <w:noWrap/>
            <w:hideMark/>
          </w:tcPr>
          <w:p w14:paraId="295C977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w:t>
            </w:r>
          </w:p>
        </w:tc>
        <w:tc>
          <w:tcPr>
            <w:tcW w:w="1164" w:type="pct"/>
            <w:noWrap/>
            <w:hideMark/>
          </w:tcPr>
          <w:p w14:paraId="602C5AE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4/11/2022</w:t>
            </w:r>
          </w:p>
        </w:tc>
        <w:tc>
          <w:tcPr>
            <w:tcW w:w="1883" w:type="pct"/>
            <w:noWrap/>
            <w:hideMark/>
          </w:tcPr>
          <w:p w14:paraId="20A7DDC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Texas, United States of America</w:t>
            </w:r>
          </w:p>
        </w:tc>
        <w:tc>
          <w:tcPr>
            <w:tcW w:w="1235" w:type="pct"/>
            <w:noWrap/>
            <w:hideMark/>
          </w:tcPr>
          <w:p w14:paraId="62F40C4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0F87885F" w14:textId="77777777" w:rsidTr="006A19A4">
        <w:trPr>
          <w:trHeight w:val="300"/>
        </w:trPr>
        <w:tc>
          <w:tcPr>
            <w:tcW w:w="718" w:type="pct"/>
            <w:noWrap/>
            <w:hideMark/>
          </w:tcPr>
          <w:p w14:paraId="4CB5EEC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w:t>
            </w:r>
          </w:p>
        </w:tc>
        <w:tc>
          <w:tcPr>
            <w:tcW w:w="1164" w:type="pct"/>
            <w:noWrap/>
            <w:hideMark/>
          </w:tcPr>
          <w:p w14:paraId="7A9663E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4/11/2022</w:t>
            </w:r>
          </w:p>
        </w:tc>
        <w:tc>
          <w:tcPr>
            <w:tcW w:w="1883" w:type="pct"/>
            <w:noWrap/>
            <w:hideMark/>
          </w:tcPr>
          <w:p w14:paraId="7684127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Vermont, United States of America</w:t>
            </w:r>
          </w:p>
        </w:tc>
        <w:tc>
          <w:tcPr>
            <w:tcW w:w="1235" w:type="pct"/>
            <w:noWrap/>
            <w:hideMark/>
          </w:tcPr>
          <w:p w14:paraId="43C59F9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06175136" w14:textId="77777777" w:rsidTr="006A19A4">
        <w:trPr>
          <w:trHeight w:val="300"/>
        </w:trPr>
        <w:tc>
          <w:tcPr>
            <w:tcW w:w="718" w:type="pct"/>
            <w:noWrap/>
            <w:hideMark/>
          </w:tcPr>
          <w:p w14:paraId="5D87604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w:t>
            </w:r>
          </w:p>
        </w:tc>
        <w:tc>
          <w:tcPr>
            <w:tcW w:w="1164" w:type="pct"/>
            <w:noWrap/>
            <w:hideMark/>
          </w:tcPr>
          <w:p w14:paraId="2D86683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4/11/2022</w:t>
            </w:r>
          </w:p>
        </w:tc>
        <w:tc>
          <w:tcPr>
            <w:tcW w:w="1883" w:type="pct"/>
            <w:noWrap/>
            <w:hideMark/>
          </w:tcPr>
          <w:p w14:paraId="1859556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Wisconsin, United States of America</w:t>
            </w:r>
          </w:p>
        </w:tc>
        <w:tc>
          <w:tcPr>
            <w:tcW w:w="1235" w:type="pct"/>
            <w:noWrap/>
            <w:hideMark/>
          </w:tcPr>
          <w:p w14:paraId="362D620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w:t>
            </w:r>
          </w:p>
        </w:tc>
      </w:tr>
      <w:tr w:rsidR="006A19A4" w:rsidRPr="006A19A4" w14:paraId="5C620BDA" w14:textId="77777777" w:rsidTr="006A19A4">
        <w:trPr>
          <w:trHeight w:val="300"/>
        </w:trPr>
        <w:tc>
          <w:tcPr>
            <w:tcW w:w="718" w:type="pct"/>
            <w:noWrap/>
            <w:hideMark/>
          </w:tcPr>
          <w:p w14:paraId="479338D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w:t>
            </w:r>
          </w:p>
        </w:tc>
        <w:tc>
          <w:tcPr>
            <w:tcW w:w="1164" w:type="pct"/>
            <w:noWrap/>
            <w:hideMark/>
          </w:tcPr>
          <w:p w14:paraId="75F8811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4/11/2022</w:t>
            </w:r>
          </w:p>
        </w:tc>
        <w:tc>
          <w:tcPr>
            <w:tcW w:w="1883" w:type="pct"/>
            <w:noWrap/>
            <w:hideMark/>
          </w:tcPr>
          <w:p w14:paraId="597D729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Wyoming, United States of America</w:t>
            </w:r>
          </w:p>
        </w:tc>
        <w:tc>
          <w:tcPr>
            <w:tcW w:w="1235" w:type="pct"/>
            <w:noWrap/>
            <w:hideMark/>
          </w:tcPr>
          <w:p w14:paraId="3CA3362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11</w:t>
            </w:r>
          </w:p>
        </w:tc>
      </w:tr>
      <w:tr w:rsidR="006A19A4" w:rsidRPr="006A19A4" w14:paraId="3F01B54E" w14:textId="77777777" w:rsidTr="006A19A4">
        <w:trPr>
          <w:trHeight w:val="300"/>
        </w:trPr>
        <w:tc>
          <w:tcPr>
            <w:tcW w:w="718" w:type="pct"/>
            <w:noWrap/>
            <w:hideMark/>
          </w:tcPr>
          <w:p w14:paraId="386D8A2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w:t>
            </w:r>
          </w:p>
        </w:tc>
        <w:tc>
          <w:tcPr>
            <w:tcW w:w="1164" w:type="pct"/>
            <w:noWrap/>
            <w:hideMark/>
          </w:tcPr>
          <w:p w14:paraId="5D5AD45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4/25/2022</w:t>
            </w:r>
          </w:p>
        </w:tc>
        <w:tc>
          <w:tcPr>
            <w:tcW w:w="1883" w:type="pct"/>
            <w:noWrap/>
            <w:hideMark/>
          </w:tcPr>
          <w:p w14:paraId="0090C7F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Alberta, Canada</w:t>
            </w:r>
          </w:p>
        </w:tc>
        <w:tc>
          <w:tcPr>
            <w:tcW w:w="1235" w:type="pct"/>
            <w:noWrap/>
            <w:hideMark/>
          </w:tcPr>
          <w:p w14:paraId="4D54886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118</w:t>
            </w:r>
          </w:p>
        </w:tc>
      </w:tr>
      <w:tr w:rsidR="006A19A4" w:rsidRPr="006A19A4" w14:paraId="68A85B82" w14:textId="77777777" w:rsidTr="006A19A4">
        <w:trPr>
          <w:trHeight w:val="300"/>
        </w:trPr>
        <w:tc>
          <w:tcPr>
            <w:tcW w:w="718" w:type="pct"/>
            <w:noWrap/>
            <w:hideMark/>
          </w:tcPr>
          <w:p w14:paraId="3F95472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w:t>
            </w:r>
          </w:p>
        </w:tc>
        <w:tc>
          <w:tcPr>
            <w:tcW w:w="1164" w:type="pct"/>
            <w:noWrap/>
            <w:hideMark/>
          </w:tcPr>
          <w:p w14:paraId="5CD6960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4/25/2022</w:t>
            </w:r>
          </w:p>
        </w:tc>
        <w:tc>
          <w:tcPr>
            <w:tcW w:w="1883" w:type="pct"/>
            <w:noWrap/>
            <w:hideMark/>
          </w:tcPr>
          <w:p w14:paraId="2F45761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Bretagne, France</w:t>
            </w:r>
          </w:p>
        </w:tc>
        <w:tc>
          <w:tcPr>
            <w:tcW w:w="1235" w:type="pct"/>
            <w:noWrap/>
            <w:hideMark/>
          </w:tcPr>
          <w:p w14:paraId="16D0F08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6FF89FF9" w14:textId="77777777" w:rsidTr="006A19A4">
        <w:trPr>
          <w:trHeight w:val="300"/>
        </w:trPr>
        <w:tc>
          <w:tcPr>
            <w:tcW w:w="718" w:type="pct"/>
            <w:noWrap/>
            <w:hideMark/>
          </w:tcPr>
          <w:p w14:paraId="1DCB7CB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w:t>
            </w:r>
          </w:p>
        </w:tc>
        <w:tc>
          <w:tcPr>
            <w:tcW w:w="1164" w:type="pct"/>
            <w:noWrap/>
            <w:hideMark/>
          </w:tcPr>
          <w:p w14:paraId="227C674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4/25/2022</w:t>
            </w:r>
          </w:p>
        </w:tc>
        <w:tc>
          <w:tcPr>
            <w:tcW w:w="1883" w:type="pct"/>
            <w:noWrap/>
            <w:hideMark/>
          </w:tcPr>
          <w:p w14:paraId="1993C14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British Columbia, Canada</w:t>
            </w:r>
          </w:p>
        </w:tc>
        <w:tc>
          <w:tcPr>
            <w:tcW w:w="1235" w:type="pct"/>
            <w:noWrap/>
            <w:hideMark/>
          </w:tcPr>
          <w:p w14:paraId="54698AA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14</w:t>
            </w:r>
          </w:p>
        </w:tc>
      </w:tr>
      <w:tr w:rsidR="006A19A4" w:rsidRPr="006A19A4" w14:paraId="39196197" w14:textId="77777777" w:rsidTr="006A19A4">
        <w:trPr>
          <w:trHeight w:val="300"/>
        </w:trPr>
        <w:tc>
          <w:tcPr>
            <w:tcW w:w="718" w:type="pct"/>
            <w:noWrap/>
            <w:hideMark/>
          </w:tcPr>
          <w:p w14:paraId="301E10F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w:t>
            </w:r>
          </w:p>
        </w:tc>
        <w:tc>
          <w:tcPr>
            <w:tcW w:w="1164" w:type="pct"/>
            <w:noWrap/>
            <w:hideMark/>
          </w:tcPr>
          <w:p w14:paraId="0C7D90C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4/25/2022</w:t>
            </w:r>
          </w:p>
        </w:tc>
        <w:tc>
          <w:tcPr>
            <w:tcW w:w="1883" w:type="pct"/>
            <w:noWrap/>
            <w:hideMark/>
          </w:tcPr>
          <w:p w14:paraId="4828BD5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Centre-Val de Loire, France</w:t>
            </w:r>
          </w:p>
        </w:tc>
        <w:tc>
          <w:tcPr>
            <w:tcW w:w="1235" w:type="pct"/>
            <w:noWrap/>
            <w:hideMark/>
          </w:tcPr>
          <w:p w14:paraId="5DF5C87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4DF16AE1" w14:textId="77777777" w:rsidTr="006A19A4">
        <w:trPr>
          <w:trHeight w:val="300"/>
        </w:trPr>
        <w:tc>
          <w:tcPr>
            <w:tcW w:w="718" w:type="pct"/>
            <w:noWrap/>
            <w:hideMark/>
          </w:tcPr>
          <w:p w14:paraId="1DC1B33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w:t>
            </w:r>
          </w:p>
        </w:tc>
        <w:tc>
          <w:tcPr>
            <w:tcW w:w="1164" w:type="pct"/>
            <w:noWrap/>
            <w:hideMark/>
          </w:tcPr>
          <w:p w14:paraId="2B04811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4/25/2022</w:t>
            </w:r>
          </w:p>
        </w:tc>
        <w:tc>
          <w:tcPr>
            <w:tcW w:w="1883" w:type="pct"/>
            <w:noWrap/>
            <w:hideMark/>
          </w:tcPr>
          <w:p w14:paraId="66D9603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Colorado, United States of America</w:t>
            </w:r>
          </w:p>
        </w:tc>
        <w:tc>
          <w:tcPr>
            <w:tcW w:w="1235" w:type="pct"/>
            <w:noWrap/>
            <w:hideMark/>
          </w:tcPr>
          <w:p w14:paraId="3C4C15E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1F68CA11" w14:textId="77777777" w:rsidTr="006A19A4">
        <w:trPr>
          <w:trHeight w:val="300"/>
        </w:trPr>
        <w:tc>
          <w:tcPr>
            <w:tcW w:w="718" w:type="pct"/>
            <w:noWrap/>
            <w:hideMark/>
          </w:tcPr>
          <w:p w14:paraId="419E0E6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w:t>
            </w:r>
          </w:p>
        </w:tc>
        <w:tc>
          <w:tcPr>
            <w:tcW w:w="1164" w:type="pct"/>
            <w:noWrap/>
            <w:hideMark/>
          </w:tcPr>
          <w:p w14:paraId="679B8F5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4/25/2022</w:t>
            </w:r>
          </w:p>
        </w:tc>
        <w:tc>
          <w:tcPr>
            <w:tcW w:w="1883" w:type="pct"/>
            <w:noWrap/>
            <w:hideMark/>
          </w:tcPr>
          <w:p w14:paraId="55D7A59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England, United Kingdom</w:t>
            </w:r>
          </w:p>
        </w:tc>
        <w:tc>
          <w:tcPr>
            <w:tcW w:w="1235" w:type="pct"/>
            <w:noWrap/>
            <w:hideMark/>
          </w:tcPr>
          <w:p w14:paraId="4CF99F8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63</w:t>
            </w:r>
          </w:p>
        </w:tc>
      </w:tr>
      <w:tr w:rsidR="006A19A4" w:rsidRPr="006A19A4" w14:paraId="640E8702" w14:textId="77777777" w:rsidTr="006A19A4">
        <w:trPr>
          <w:trHeight w:val="300"/>
        </w:trPr>
        <w:tc>
          <w:tcPr>
            <w:tcW w:w="718" w:type="pct"/>
            <w:noWrap/>
            <w:hideMark/>
          </w:tcPr>
          <w:p w14:paraId="121CBC7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w:t>
            </w:r>
          </w:p>
        </w:tc>
        <w:tc>
          <w:tcPr>
            <w:tcW w:w="1164" w:type="pct"/>
            <w:noWrap/>
            <w:hideMark/>
          </w:tcPr>
          <w:p w14:paraId="7377670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4/25/2022</w:t>
            </w:r>
          </w:p>
        </w:tc>
        <w:tc>
          <w:tcPr>
            <w:tcW w:w="1883" w:type="pct"/>
            <w:noWrap/>
            <w:hideMark/>
          </w:tcPr>
          <w:p w14:paraId="46B8D8D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Florida, United States of America</w:t>
            </w:r>
          </w:p>
        </w:tc>
        <w:tc>
          <w:tcPr>
            <w:tcW w:w="1235" w:type="pct"/>
            <w:noWrap/>
            <w:hideMark/>
          </w:tcPr>
          <w:p w14:paraId="3C64048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04F61D93" w14:textId="77777777" w:rsidTr="006A19A4">
        <w:trPr>
          <w:trHeight w:val="300"/>
        </w:trPr>
        <w:tc>
          <w:tcPr>
            <w:tcW w:w="718" w:type="pct"/>
            <w:noWrap/>
            <w:hideMark/>
          </w:tcPr>
          <w:p w14:paraId="1C5E3B0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w:t>
            </w:r>
          </w:p>
        </w:tc>
        <w:tc>
          <w:tcPr>
            <w:tcW w:w="1164" w:type="pct"/>
            <w:noWrap/>
            <w:hideMark/>
          </w:tcPr>
          <w:p w14:paraId="660A890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4/25/2022</w:t>
            </w:r>
          </w:p>
        </w:tc>
        <w:tc>
          <w:tcPr>
            <w:tcW w:w="1883" w:type="pct"/>
            <w:noWrap/>
            <w:hideMark/>
          </w:tcPr>
          <w:p w14:paraId="3D38A2F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Grand Est, France</w:t>
            </w:r>
          </w:p>
        </w:tc>
        <w:tc>
          <w:tcPr>
            <w:tcW w:w="1235" w:type="pct"/>
            <w:noWrap/>
            <w:hideMark/>
          </w:tcPr>
          <w:p w14:paraId="40CFF4F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20FAAE45" w14:textId="77777777" w:rsidTr="006A19A4">
        <w:trPr>
          <w:trHeight w:val="300"/>
        </w:trPr>
        <w:tc>
          <w:tcPr>
            <w:tcW w:w="718" w:type="pct"/>
            <w:noWrap/>
            <w:hideMark/>
          </w:tcPr>
          <w:p w14:paraId="70D9427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w:t>
            </w:r>
          </w:p>
        </w:tc>
        <w:tc>
          <w:tcPr>
            <w:tcW w:w="1164" w:type="pct"/>
            <w:noWrap/>
            <w:hideMark/>
          </w:tcPr>
          <w:p w14:paraId="59D742D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4/25/2022</w:t>
            </w:r>
          </w:p>
        </w:tc>
        <w:tc>
          <w:tcPr>
            <w:tcW w:w="1883" w:type="pct"/>
            <w:noWrap/>
            <w:hideMark/>
          </w:tcPr>
          <w:p w14:paraId="322D19B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Idaho, United States of America</w:t>
            </w:r>
          </w:p>
        </w:tc>
        <w:tc>
          <w:tcPr>
            <w:tcW w:w="1235" w:type="pct"/>
            <w:noWrap/>
            <w:hideMark/>
          </w:tcPr>
          <w:p w14:paraId="073F430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56AC916E" w14:textId="77777777" w:rsidTr="006A19A4">
        <w:trPr>
          <w:trHeight w:val="300"/>
        </w:trPr>
        <w:tc>
          <w:tcPr>
            <w:tcW w:w="718" w:type="pct"/>
            <w:noWrap/>
            <w:hideMark/>
          </w:tcPr>
          <w:p w14:paraId="4BFC614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w:t>
            </w:r>
          </w:p>
        </w:tc>
        <w:tc>
          <w:tcPr>
            <w:tcW w:w="1164" w:type="pct"/>
            <w:noWrap/>
            <w:hideMark/>
          </w:tcPr>
          <w:p w14:paraId="2C2D0DA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4/25/2022</w:t>
            </w:r>
          </w:p>
        </w:tc>
        <w:tc>
          <w:tcPr>
            <w:tcW w:w="1883" w:type="pct"/>
            <w:noWrap/>
            <w:hideMark/>
          </w:tcPr>
          <w:p w14:paraId="57719B3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Illinois, United States of America</w:t>
            </w:r>
          </w:p>
        </w:tc>
        <w:tc>
          <w:tcPr>
            <w:tcW w:w="1235" w:type="pct"/>
            <w:noWrap/>
            <w:hideMark/>
          </w:tcPr>
          <w:p w14:paraId="3C5CFEE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660C4C2C" w14:textId="77777777" w:rsidTr="006A19A4">
        <w:trPr>
          <w:trHeight w:val="300"/>
        </w:trPr>
        <w:tc>
          <w:tcPr>
            <w:tcW w:w="718" w:type="pct"/>
            <w:noWrap/>
            <w:hideMark/>
          </w:tcPr>
          <w:p w14:paraId="3553FFC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w:t>
            </w:r>
          </w:p>
        </w:tc>
        <w:tc>
          <w:tcPr>
            <w:tcW w:w="1164" w:type="pct"/>
            <w:noWrap/>
            <w:hideMark/>
          </w:tcPr>
          <w:p w14:paraId="7289495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4/25/2022</w:t>
            </w:r>
          </w:p>
        </w:tc>
        <w:tc>
          <w:tcPr>
            <w:tcW w:w="1883" w:type="pct"/>
            <w:noWrap/>
            <w:hideMark/>
          </w:tcPr>
          <w:p w14:paraId="17CE8D3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Indiana, United States of America</w:t>
            </w:r>
          </w:p>
        </w:tc>
        <w:tc>
          <w:tcPr>
            <w:tcW w:w="1235" w:type="pct"/>
            <w:noWrap/>
            <w:hideMark/>
          </w:tcPr>
          <w:p w14:paraId="6A0BE99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w:t>
            </w:r>
          </w:p>
        </w:tc>
      </w:tr>
      <w:tr w:rsidR="006A19A4" w:rsidRPr="006A19A4" w14:paraId="59D10420" w14:textId="77777777" w:rsidTr="006A19A4">
        <w:trPr>
          <w:trHeight w:val="300"/>
        </w:trPr>
        <w:tc>
          <w:tcPr>
            <w:tcW w:w="718" w:type="pct"/>
            <w:noWrap/>
            <w:hideMark/>
          </w:tcPr>
          <w:p w14:paraId="00D30E6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w:t>
            </w:r>
          </w:p>
        </w:tc>
        <w:tc>
          <w:tcPr>
            <w:tcW w:w="1164" w:type="pct"/>
            <w:noWrap/>
            <w:hideMark/>
          </w:tcPr>
          <w:p w14:paraId="3BDD284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4/25/2022</w:t>
            </w:r>
          </w:p>
        </w:tc>
        <w:tc>
          <w:tcPr>
            <w:tcW w:w="1883" w:type="pct"/>
            <w:noWrap/>
            <w:hideMark/>
          </w:tcPr>
          <w:p w14:paraId="2E5F7DA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Iowa, United States of America</w:t>
            </w:r>
          </w:p>
        </w:tc>
        <w:tc>
          <w:tcPr>
            <w:tcW w:w="1235" w:type="pct"/>
            <w:noWrap/>
            <w:hideMark/>
          </w:tcPr>
          <w:p w14:paraId="2064E5C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25</w:t>
            </w:r>
          </w:p>
        </w:tc>
      </w:tr>
      <w:tr w:rsidR="006A19A4" w:rsidRPr="006A19A4" w14:paraId="04F79824" w14:textId="77777777" w:rsidTr="006A19A4">
        <w:trPr>
          <w:trHeight w:val="300"/>
        </w:trPr>
        <w:tc>
          <w:tcPr>
            <w:tcW w:w="718" w:type="pct"/>
            <w:noWrap/>
            <w:hideMark/>
          </w:tcPr>
          <w:p w14:paraId="429815D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w:t>
            </w:r>
          </w:p>
        </w:tc>
        <w:tc>
          <w:tcPr>
            <w:tcW w:w="1164" w:type="pct"/>
            <w:noWrap/>
            <w:hideMark/>
          </w:tcPr>
          <w:p w14:paraId="5F8BC21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4/25/2022</w:t>
            </w:r>
          </w:p>
        </w:tc>
        <w:tc>
          <w:tcPr>
            <w:tcW w:w="1883" w:type="pct"/>
            <w:noWrap/>
            <w:hideMark/>
          </w:tcPr>
          <w:p w14:paraId="0FA28B8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Kansas, United States of America</w:t>
            </w:r>
          </w:p>
        </w:tc>
        <w:tc>
          <w:tcPr>
            <w:tcW w:w="1235" w:type="pct"/>
            <w:noWrap/>
            <w:hideMark/>
          </w:tcPr>
          <w:p w14:paraId="69D0A93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78A81509" w14:textId="77777777" w:rsidTr="006A19A4">
        <w:trPr>
          <w:trHeight w:val="300"/>
        </w:trPr>
        <w:tc>
          <w:tcPr>
            <w:tcW w:w="718" w:type="pct"/>
            <w:noWrap/>
            <w:hideMark/>
          </w:tcPr>
          <w:p w14:paraId="299460A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w:t>
            </w:r>
          </w:p>
        </w:tc>
        <w:tc>
          <w:tcPr>
            <w:tcW w:w="1164" w:type="pct"/>
            <w:noWrap/>
            <w:hideMark/>
          </w:tcPr>
          <w:p w14:paraId="3C4D2D7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4/25/2022</w:t>
            </w:r>
          </w:p>
        </w:tc>
        <w:tc>
          <w:tcPr>
            <w:tcW w:w="1883" w:type="pct"/>
            <w:noWrap/>
            <w:hideMark/>
          </w:tcPr>
          <w:p w14:paraId="77D590D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Khabarovsk, Russia</w:t>
            </w:r>
          </w:p>
        </w:tc>
        <w:tc>
          <w:tcPr>
            <w:tcW w:w="1235" w:type="pct"/>
            <w:noWrap/>
            <w:hideMark/>
          </w:tcPr>
          <w:p w14:paraId="572319F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768F9789" w14:textId="77777777" w:rsidTr="006A19A4">
        <w:trPr>
          <w:trHeight w:val="300"/>
        </w:trPr>
        <w:tc>
          <w:tcPr>
            <w:tcW w:w="718" w:type="pct"/>
            <w:noWrap/>
            <w:hideMark/>
          </w:tcPr>
          <w:p w14:paraId="633BE13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w:t>
            </w:r>
          </w:p>
        </w:tc>
        <w:tc>
          <w:tcPr>
            <w:tcW w:w="1164" w:type="pct"/>
            <w:noWrap/>
            <w:hideMark/>
          </w:tcPr>
          <w:p w14:paraId="0B3C115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4/25/2022</w:t>
            </w:r>
          </w:p>
        </w:tc>
        <w:tc>
          <w:tcPr>
            <w:tcW w:w="1883" w:type="pct"/>
            <w:noWrap/>
            <w:hideMark/>
          </w:tcPr>
          <w:p w14:paraId="1A72E57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Maine, United States of America</w:t>
            </w:r>
          </w:p>
        </w:tc>
        <w:tc>
          <w:tcPr>
            <w:tcW w:w="1235" w:type="pct"/>
            <w:noWrap/>
            <w:hideMark/>
          </w:tcPr>
          <w:p w14:paraId="44D9E76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3C06D33C" w14:textId="77777777" w:rsidTr="006A19A4">
        <w:trPr>
          <w:trHeight w:val="300"/>
        </w:trPr>
        <w:tc>
          <w:tcPr>
            <w:tcW w:w="718" w:type="pct"/>
            <w:noWrap/>
            <w:hideMark/>
          </w:tcPr>
          <w:p w14:paraId="7DB54E4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w:t>
            </w:r>
          </w:p>
        </w:tc>
        <w:tc>
          <w:tcPr>
            <w:tcW w:w="1164" w:type="pct"/>
            <w:noWrap/>
            <w:hideMark/>
          </w:tcPr>
          <w:p w14:paraId="2F895FE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4/25/2022</w:t>
            </w:r>
          </w:p>
        </w:tc>
        <w:tc>
          <w:tcPr>
            <w:tcW w:w="1883" w:type="pct"/>
            <w:noWrap/>
            <w:hideMark/>
          </w:tcPr>
          <w:p w14:paraId="4430CD8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Manitoba, Canada</w:t>
            </w:r>
          </w:p>
        </w:tc>
        <w:tc>
          <w:tcPr>
            <w:tcW w:w="1235" w:type="pct"/>
            <w:noWrap/>
            <w:hideMark/>
          </w:tcPr>
          <w:p w14:paraId="1F48844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50</w:t>
            </w:r>
          </w:p>
        </w:tc>
      </w:tr>
      <w:tr w:rsidR="006A19A4" w:rsidRPr="006A19A4" w14:paraId="57A109A8" w14:textId="77777777" w:rsidTr="006A19A4">
        <w:trPr>
          <w:trHeight w:val="300"/>
        </w:trPr>
        <w:tc>
          <w:tcPr>
            <w:tcW w:w="718" w:type="pct"/>
            <w:noWrap/>
            <w:hideMark/>
          </w:tcPr>
          <w:p w14:paraId="6CE276E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w:t>
            </w:r>
          </w:p>
        </w:tc>
        <w:tc>
          <w:tcPr>
            <w:tcW w:w="1164" w:type="pct"/>
            <w:noWrap/>
            <w:hideMark/>
          </w:tcPr>
          <w:p w14:paraId="46F8F23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4/25/2022</w:t>
            </w:r>
          </w:p>
        </w:tc>
        <w:tc>
          <w:tcPr>
            <w:tcW w:w="1883" w:type="pct"/>
            <w:noWrap/>
            <w:hideMark/>
          </w:tcPr>
          <w:p w14:paraId="5770B73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 United States of America</w:t>
            </w:r>
          </w:p>
        </w:tc>
        <w:tc>
          <w:tcPr>
            <w:tcW w:w="1235" w:type="pct"/>
            <w:noWrap/>
            <w:hideMark/>
          </w:tcPr>
          <w:p w14:paraId="1A30A7C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w:t>
            </w:r>
          </w:p>
        </w:tc>
      </w:tr>
      <w:tr w:rsidR="006A19A4" w:rsidRPr="006A19A4" w14:paraId="67C85A38" w14:textId="77777777" w:rsidTr="006A19A4">
        <w:trPr>
          <w:trHeight w:val="300"/>
        </w:trPr>
        <w:tc>
          <w:tcPr>
            <w:tcW w:w="718" w:type="pct"/>
            <w:noWrap/>
            <w:hideMark/>
          </w:tcPr>
          <w:p w14:paraId="57FC4AB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w:t>
            </w:r>
          </w:p>
        </w:tc>
        <w:tc>
          <w:tcPr>
            <w:tcW w:w="1164" w:type="pct"/>
            <w:noWrap/>
            <w:hideMark/>
          </w:tcPr>
          <w:p w14:paraId="04CC5DA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4/25/2022</w:t>
            </w:r>
          </w:p>
        </w:tc>
        <w:tc>
          <w:tcPr>
            <w:tcW w:w="1883" w:type="pct"/>
            <w:noWrap/>
            <w:hideMark/>
          </w:tcPr>
          <w:p w14:paraId="2F308D9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Minnesota, United States of America</w:t>
            </w:r>
          </w:p>
        </w:tc>
        <w:tc>
          <w:tcPr>
            <w:tcW w:w="1235" w:type="pct"/>
            <w:noWrap/>
            <w:hideMark/>
          </w:tcPr>
          <w:p w14:paraId="74B53BE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147</w:t>
            </w:r>
          </w:p>
        </w:tc>
      </w:tr>
      <w:tr w:rsidR="006A19A4" w:rsidRPr="006A19A4" w14:paraId="284FCD6F" w14:textId="77777777" w:rsidTr="006A19A4">
        <w:trPr>
          <w:trHeight w:val="300"/>
        </w:trPr>
        <w:tc>
          <w:tcPr>
            <w:tcW w:w="718" w:type="pct"/>
            <w:noWrap/>
            <w:hideMark/>
          </w:tcPr>
          <w:p w14:paraId="0C3A0AD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w:t>
            </w:r>
          </w:p>
        </w:tc>
        <w:tc>
          <w:tcPr>
            <w:tcW w:w="1164" w:type="pct"/>
            <w:noWrap/>
            <w:hideMark/>
          </w:tcPr>
          <w:p w14:paraId="29BF5EB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4/25/2022</w:t>
            </w:r>
          </w:p>
        </w:tc>
        <w:tc>
          <w:tcPr>
            <w:tcW w:w="1883" w:type="pct"/>
            <w:noWrap/>
            <w:hideMark/>
          </w:tcPr>
          <w:p w14:paraId="2DA115D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Missouri, United States of America</w:t>
            </w:r>
          </w:p>
        </w:tc>
        <w:tc>
          <w:tcPr>
            <w:tcW w:w="1235" w:type="pct"/>
            <w:noWrap/>
            <w:hideMark/>
          </w:tcPr>
          <w:p w14:paraId="17D02CB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w:t>
            </w:r>
          </w:p>
        </w:tc>
      </w:tr>
      <w:tr w:rsidR="006A19A4" w:rsidRPr="006A19A4" w14:paraId="56F1DCDF" w14:textId="77777777" w:rsidTr="006A19A4">
        <w:trPr>
          <w:trHeight w:val="300"/>
        </w:trPr>
        <w:tc>
          <w:tcPr>
            <w:tcW w:w="718" w:type="pct"/>
            <w:noWrap/>
            <w:hideMark/>
          </w:tcPr>
          <w:p w14:paraId="1888DF3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w:t>
            </w:r>
          </w:p>
        </w:tc>
        <w:tc>
          <w:tcPr>
            <w:tcW w:w="1164" w:type="pct"/>
            <w:noWrap/>
            <w:hideMark/>
          </w:tcPr>
          <w:p w14:paraId="55E7E3D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4/25/2022</w:t>
            </w:r>
          </w:p>
        </w:tc>
        <w:tc>
          <w:tcPr>
            <w:tcW w:w="1883" w:type="pct"/>
            <w:noWrap/>
            <w:hideMark/>
          </w:tcPr>
          <w:p w14:paraId="3C1BDAE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Montana, United States of America</w:t>
            </w:r>
          </w:p>
        </w:tc>
        <w:tc>
          <w:tcPr>
            <w:tcW w:w="1235" w:type="pct"/>
            <w:noWrap/>
            <w:hideMark/>
          </w:tcPr>
          <w:p w14:paraId="13A90A0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w:t>
            </w:r>
          </w:p>
        </w:tc>
      </w:tr>
      <w:tr w:rsidR="006A19A4" w:rsidRPr="006A19A4" w14:paraId="324BF2E4" w14:textId="77777777" w:rsidTr="006A19A4">
        <w:trPr>
          <w:trHeight w:val="300"/>
        </w:trPr>
        <w:tc>
          <w:tcPr>
            <w:tcW w:w="718" w:type="pct"/>
            <w:noWrap/>
            <w:hideMark/>
          </w:tcPr>
          <w:p w14:paraId="17B3314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w:t>
            </w:r>
          </w:p>
        </w:tc>
        <w:tc>
          <w:tcPr>
            <w:tcW w:w="1164" w:type="pct"/>
            <w:noWrap/>
            <w:hideMark/>
          </w:tcPr>
          <w:p w14:paraId="50772C1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4/25/2022</w:t>
            </w:r>
          </w:p>
        </w:tc>
        <w:tc>
          <w:tcPr>
            <w:tcW w:w="1883" w:type="pct"/>
            <w:noWrap/>
            <w:hideMark/>
          </w:tcPr>
          <w:p w14:paraId="06E3556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Nebraska, United States of America</w:t>
            </w:r>
          </w:p>
        </w:tc>
        <w:tc>
          <w:tcPr>
            <w:tcW w:w="1235" w:type="pct"/>
            <w:noWrap/>
            <w:hideMark/>
          </w:tcPr>
          <w:p w14:paraId="5A4F611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w:t>
            </w:r>
          </w:p>
        </w:tc>
      </w:tr>
      <w:tr w:rsidR="006A19A4" w:rsidRPr="006A19A4" w14:paraId="43A369F9" w14:textId="77777777" w:rsidTr="006A19A4">
        <w:trPr>
          <w:trHeight w:val="300"/>
        </w:trPr>
        <w:tc>
          <w:tcPr>
            <w:tcW w:w="718" w:type="pct"/>
            <w:noWrap/>
            <w:hideMark/>
          </w:tcPr>
          <w:p w14:paraId="26B1D84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w:t>
            </w:r>
          </w:p>
        </w:tc>
        <w:tc>
          <w:tcPr>
            <w:tcW w:w="1164" w:type="pct"/>
            <w:noWrap/>
            <w:hideMark/>
          </w:tcPr>
          <w:p w14:paraId="0FC26E7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4/25/2022</w:t>
            </w:r>
          </w:p>
        </w:tc>
        <w:tc>
          <w:tcPr>
            <w:tcW w:w="1883" w:type="pct"/>
            <w:noWrap/>
            <w:hideMark/>
          </w:tcPr>
          <w:p w14:paraId="311482D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Brunswick, Canada</w:t>
            </w:r>
          </w:p>
        </w:tc>
        <w:tc>
          <w:tcPr>
            <w:tcW w:w="1235" w:type="pct"/>
            <w:noWrap/>
            <w:hideMark/>
          </w:tcPr>
          <w:p w14:paraId="7AEBD04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082367F6" w14:textId="77777777" w:rsidTr="006A19A4">
        <w:trPr>
          <w:trHeight w:val="300"/>
        </w:trPr>
        <w:tc>
          <w:tcPr>
            <w:tcW w:w="718" w:type="pct"/>
            <w:noWrap/>
            <w:hideMark/>
          </w:tcPr>
          <w:p w14:paraId="6F25584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w:t>
            </w:r>
          </w:p>
        </w:tc>
        <w:tc>
          <w:tcPr>
            <w:tcW w:w="1164" w:type="pct"/>
            <w:noWrap/>
            <w:hideMark/>
          </w:tcPr>
          <w:p w14:paraId="06B8D8C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4/25/2022</w:t>
            </w:r>
          </w:p>
        </w:tc>
        <w:tc>
          <w:tcPr>
            <w:tcW w:w="1883" w:type="pct"/>
            <w:noWrap/>
            <w:hideMark/>
          </w:tcPr>
          <w:p w14:paraId="7C608E9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 United States of America</w:t>
            </w:r>
          </w:p>
        </w:tc>
        <w:tc>
          <w:tcPr>
            <w:tcW w:w="1235" w:type="pct"/>
            <w:noWrap/>
            <w:hideMark/>
          </w:tcPr>
          <w:p w14:paraId="1F4A802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17</w:t>
            </w:r>
          </w:p>
        </w:tc>
      </w:tr>
      <w:tr w:rsidR="006A19A4" w:rsidRPr="006A19A4" w14:paraId="5DA2E57E" w14:textId="77777777" w:rsidTr="006A19A4">
        <w:trPr>
          <w:trHeight w:val="300"/>
        </w:trPr>
        <w:tc>
          <w:tcPr>
            <w:tcW w:w="718" w:type="pct"/>
            <w:noWrap/>
            <w:hideMark/>
          </w:tcPr>
          <w:p w14:paraId="5157EB4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w:t>
            </w:r>
          </w:p>
        </w:tc>
        <w:tc>
          <w:tcPr>
            <w:tcW w:w="1164" w:type="pct"/>
            <w:noWrap/>
            <w:hideMark/>
          </w:tcPr>
          <w:p w14:paraId="34EA1BB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4/25/2022</w:t>
            </w:r>
          </w:p>
        </w:tc>
        <w:tc>
          <w:tcPr>
            <w:tcW w:w="1883" w:type="pct"/>
            <w:noWrap/>
            <w:hideMark/>
          </w:tcPr>
          <w:p w14:paraId="143657A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Newfoundland and Labrador, Canada</w:t>
            </w:r>
          </w:p>
        </w:tc>
        <w:tc>
          <w:tcPr>
            <w:tcW w:w="1235" w:type="pct"/>
            <w:noWrap/>
            <w:hideMark/>
          </w:tcPr>
          <w:p w14:paraId="03CCAA0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w:t>
            </w:r>
          </w:p>
        </w:tc>
      </w:tr>
      <w:tr w:rsidR="006A19A4" w:rsidRPr="006A19A4" w14:paraId="7B250813" w14:textId="77777777" w:rsidTr="006A19A4">
        <w:trPr>
          <w:trHeight w:val="300"/>
        </w:trPr>
        <w:tc>
          <w:tcPr>
            <w:tcW w:w="718" w:type="pct"/>
            <w:noWrap/>
            <w:hideMark/>
          </w:tcPr>
          <w:p w14:paraId="4D4AF9A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w:t>
            </w:r>
          </w:p>
        </w:tc>
        <w:tc>
          <w:tcPr>
            <w:tcW w:w="1164" w:type="pct"/>
            <w:noWrap/>
            <w:hideMark/>
          </w:tcPr>
          <w:p w14:paraId="50583E3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4/25/2022</w:t>
            </w:r>
          </w:p>
        </w:tc>
        <w:tc>
          <w:tcPr>
            <w:tcW w:w="1883" w:type="pct"/>
            <w:noWrap/>
            <w:hideMark/>
          </w:tcPr>
          <w:p w14:paraId="6457361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Normandie, France</w:t>
            </w:r>
          </w:p>
        </w:tc>
        <w:tc>
          <w:tcPr>
            <w:tcW w:w="1235" w:type="pct"/>
            <w:noWrap/>
            <w:hideMark/>
          </w:tcPr>
          <w:p w14:paraId="00C405F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58FD4F48" w14:textId="77777777" w:rsidTr="006A19A4">
        <w:trPr>
          <w:trHeight w:val="300"/>
        </w:trPr>
        <w:tc>
          <w:tcPr>
            <w:tcW w:w="718" w:type="pct"/>
            <w:noWrap/>
            <w:hideMark/>
          </w:tcPr>
          <w:p w14:paraId="56B3C81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lastRenderedPageBreak/>
              <w:t>Washington</w:t>
            </w:r>
          </w:p>
        </w:tc>
        <w:tc>
          <w:tcPr>
            <w:tcW w:w="1164" w:type="pct"/>
            <w:noWrap/>
            <w:hideMark/>
          </w:tcPr>
          <w:p w14:paraId="4A0F59F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4/25/2022</w:t>
            </w:r>
          </w:p>
        </w:tc>
        <w:tc>
          <w:tcPr>
            <w:tcW w:w="1883" w:type="pct"/>
            <w:noWrap/>
            <w:hideMark/>
          </w:tcPr>
          <w:p w14:paraId="49FC3DF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Carolina, United States of America</w:t>
            </w:r>
          </w:p>
        </w:tc>
        <w:tc>
          <w:tcPr>
            <w:tcW w:w="1235" w:type="pct"/>
            <w:noWrap/>
            <w:hideMark/>
          </w:tcPr>
          <w:p w14:paraId="6CE2EF2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18</w:t>
            </w:r>
          </w:p>
        </w:tc>
      </w:tr>
      <w:tr w:rsidR="006A19A4" w:rsidRPr="006A19A4" w14:paraId="1DF1DAAE" w14:textId="77777777" w:rsidTr="006A19A4">
        <w:trPr>
          <w:trHeight w:val="300"/>
        </w:trPr>
        <w:tc>
          <w:tcPr>
            <w:tcW w:w="718" w:type="pct"/>
            <w:noWrap/>
            <w:hideMark/>
          </w:tcPr>
          <w:p w14:paraId="08D76C4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w:t>
            </w:r>
          </w:p>
        </w:tc>
        <w:tc>
          <w:tcPr>
            <w:tcW w:w="1164" w:type="pct"/>
            <w:noWrap/>
            <w:hideMark/>
          </w:tcPr>
          <w:p w14:paraId="4B61A19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4/25/2022</w:t>
            </w:r>
          </w:p>
        </w:tc>
        <w:tc>
          <w:tcPr>
            <w:tcW w:w="1883" w:type="pct"/>
            <w:noWrap/>
            <w:hideMark/>
          </w:tcPr>
          <w:p w14:paraId="7B80970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Dakota, United States of America</w:t>
            </w:r>
          </w:p>
        </w:tc>
        <w:tc>
          <w:tcPr>
            <w:tcW w:w="1235" w:type="pct"/>
            <w:noWrap/>
            <w:hideMark/>
          </w:tcPr>
          <w:p w14:paraId="0F2F202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28</w:t>
            </w:r>
          </w:p>
        </w:tc>
      </w:tr>
      <w:tr w:rsidR="006A19A4" w:rsidRPr="006A19A4" w14:paraId="65F70E34" w14:textId="77777777" w:rsidTr="006A19A4">
        <w:trPr>
          <w:trHeight w:val="300"/>
        </w:trPr>
        <w:tc>
          <w:tcPr>
            <w:tcW w:w="718" w:type="pct"/>
            <w:noWrap/>
            <w:hideMark/>
          </w:tcPr>
          <w:p w14:paraId="625EFC8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w:t>
            </w:r>
          </w:p>
        </w:tc>
        <w:tc>
          <w:tcPr>
            <w:tcW w:w="1164" w:type="pct"/>
            <w:noWrap/>
            <w:hideMark/>
          </w:tcPr>
          <w:p w14:paraId="7109E30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4/25/2022</w:t>
            </w:r>
          </w:p>
        </w:tc>
        <w:tc>
          <w:tcPr>
            <w:tcW w:w="1883" w:type="pct"/>
            <w:noWrap/>
            <w:hideMark/>
          </w:tcPr>
          <w:p w14:paraId="2356D77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Nouvelle-Aquitaine, France</w:t>
            </w:r>
          </w:p>
        </w:tc>
        <w:tc>
          <w:tcPr>
            <w:tcW w:w="1235" w:type="pct"/>
            <w:noWrap/>
            <w:hideMark/>
          </w:tcPr>
          <w:p w14:paraId="5595916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95</w:t>
            </w:r>
          </w:p>
        </w:tc>
      </w:tr>
      <w:tr w:rsidR="006A19A4" w:rsidRPr="006A19A4" w14:paraId="227FFEDD" w14:textId="77777777" w:rsidTr="006A19A4">
        <w:trPr>
          <w:trHeight w:val="300"/>
        </w:trPr>
        <w:tc>
          <w:tcPr>
            <w:tcW w:w="718" w:type="pct"/>
            <w:noWrap/>
            <w:hideMark/>
          </w:tcPr>
          <w:p w14:paraId="51E8C42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w:t>
            </w:r>
          </w:p>
        </w:tc>
        <w:tc>
          <w:tcPr>
            <w:tcW w:w="1164" w:type="pct"/>
            <w:noWrap/>
            <w:hideMark/>
          </w:tcPr>
          <w:p w14:paraId="69BA994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4/25/2022</w:t>
            </w:r>
          </w:p>
        </w:tc>
        <w:tc>
          <w:tcPr>
            <w:tcW w:w="1883" w:type="pct"/>
            <w:noWrap/>
            <w:hideMark/>
          </w:tcPr>
          <w:p w14:paraId="369856EC" w14:textId="77777777" w:rsidR="006A19A4" w:rsidRPr="006A19A4" w:rsidRDefault="006A19A4" w:rsidP="006A19A4">
            <w:pPr>
              <w:rPr>
                <w:rFonts w:ascii="Aptos Narrow" w:eastAsia="Times New Roman" w:hAnsi="Aptos Narrow" w:cs="Times New Roman"/>
                <w:color w:val="000000"/>
                <w:lang w:bidi="he-IL"/>
              </w:rPr>
            </w:pPr>
            <w:proofErr w:type="spellStart"/>
            <w:r w:rsidRPr="006A19A4">
              <w:rPr>
                <w:rFonts w:ascii="Aptos Narrow" w:eastAsia="Times New Roman" w:hAnsi="Aptos Narrow" w:cs="Times New Roman"/>
                <w:color w:val="000000"/>
                <w:lang w:bidi="he-IL"/>
              </w:rPr>
              <w:t>Occitanie</w:t>
            </w:r>
            <w:proofErr w:type="spellEnd"/>
            <w:r w:rsidRPr="006A19A4">
              <w:rPr>
                <w:rFonts w:ascii="Aptos Narrow" w:eastAsia="Times New Roman" w:hAnsi="Aptos Narrow" w:cs="Times New Roman"/>
                <w:color w:val="000000"/>
                <w:lang w:bidi="he-IL"/>
              </w:rPr>
              <w:t>, France</w:t>
            </w:r>
          </w:p>
        </w:tc>
        <w:tc>
          <w:tcPr>
            <w:tcW w:w="1235" w:type="pct"/>
            <w:noWrap/>
            <w:hideMark/>
          </w:tcPr>
          <w:p w14:paraId="0D4B72C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37</w:t>
            </w:r>
          </w:p>
        </w:tc>
      </w:tr>
      <w:tr w:rsidR="006A19A4" w:rsidRPr="006A19A4" w14:paraId="37182DE3" w14:textId="77777777" w:rsidTr="006A19A4">
        <w:trPr>
          <w:trHeight w:val="300"/>
        </w:trPr>
        <w:tc>
          <w:tcPr>
            <w:tcW w:w="718" w:type="pct"/>
            <w:noWrap/>
            <w:hideMark/>
          </w:tcPr>
          <w:p w14:paraId="2361165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w:t>
            </w:r>
          </w:p>
        </w:tc>
        <w:tc>
          <w:tcPr>
            <w:tcW w:w="1164" w:type="pct"/>
            <w:noWrap/>
            <w:hideMark/>
          </w:tcPr>
          <w:p w14:paraId="5EA2C7F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4/25/2022</w:t>
            </w:r>
          </w:p>
        </w:tc>
        <w:tc>
          <w:tcPr>
            <w:tcW w:w="1883" w:type="pct"/>
            <w:noWrap/>
            <w:hideMark/>
          </w:tcPr>
          <w:p w14:paraId="25DE500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Ohio, United States of America</w:t>
            </w:r>
          </w:p>
        </w:tc>
        <w:tc>
          <w:tcPr>
            <w:tcW w:w="1235" w:type="pct"/>
            <w:noWrap/>
            <w:hideMark/>
          </w:tcPr>
          <w:p w14:paraId="5CB2168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33F389DC" w14:textId="77777777" w:rsidTr="006A19A4">
        <w:trPr>
          <w:trHeight w:val="300"/>
        </w:trPr>
        <w:tc>
          <w:tcPr>
            <w:tcW w:w="718" w:type="pct"/>
            <w:noWrap/>
            <w:hideMark/>
          </w:tcPr>
          <w:p w14:paraId="35A5315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w:t>
            </w:r>
          </w:p>
        </w:tc>
        <w:tc>
          <w:tcPr>
            <w:tcW w:w="1164" w:type="pct"/>
            <w:noWrap/>
            <w:hideMark/>
          </w:tcPr>
          <w:p w14:paraId="1D61875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4/25/2022</w:t>
            </w:r>
          </w:p>
        </w:tc>
        <w:tc>
          <w:tcPr>
            <w:tcW w:w="1883" w:type="pct"/>
            <w:noWrap/>
            <w:hideMark/>
          </w:tcPr>
          <w:p w14:paraId="419277D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Ontario, Canada</w:t>
            </w:r>
          </w:p>
        </w:tc>
        <w:tc>
          <w:tcPr>
            <w:tcW w:w="1235" w:type="pct"/>
            <w:noWrap/>
            <w:hideMark/>
          </w:tcPr>
          <w:p w14:paraId="2B0D2FE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77</w:t>
            </w:r>
          </w:p>
        </w:tc>
      </w:tr>
      <w:tr w:rsidR="006A19A4" w:rsidRPr="006A19A4" w14:paraId="7CCABFCD" w14:textId="77777777" w:rsidTr="006A19A4">
        <w:trPr>
          <w:trHeight w:val="300"/>
        </w:trPr>
        <w:tc>
          <w:tcPr>
            <w:tcW w:w="718" w:type="pct"/>
            <w:noWrap/>
            <w:hideMark/>
          </w:tcPr>
          <w:p w14:paraId="20FC87B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w:t>
            </w:r>
          </w:p>
        </w:tc>
        <w:tc>
          <w:tcPr>
            <w:tcW w:w="1164" w:type="pct"/>
            <w:noWrap/>
            <w:hideMark/>
          </w:tcPr>
          <w:p w14:paraId="12EEC28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4/25/2022</w:t>
            </w:r>
          </w:p>
        </w:tc>
        <w:tc>
          <w:tcPr>
            <w:tcW w:w="1883" w:type="pct"/>
            <w:noWrap/>
            <w:hideMark/>
          </w:tcPr>
          <w:p w14:paraId="6CA8BEF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Pays de la Loire, France</w:t>
            </w:r>
          </w:p>
        </w:tc>
        <w:tc>
          <w:tcPr>
            <w:tcW w:w="1235" w:type="pct"/>
            <w:noWrap/>
            <w:hideMark/>
          </w:tcPr>
          <w:p w14:paraId="20B28CA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160</w:t>
            </w:r>
          </w:p>
        </w:tc>
      </w:tr>
      <w:tr w:rsidR="006A19A4" w:rsidRPr="006A19A4" w14:paraId="620411A5" w14:textId="77777777" w:rsidTr="006A19A4">
        <w:trPr>
          <w:trHeight w:val="300"/>
        </w:trPr>
        <w:tc>
          <w:tcPr>
            <w:tcW w:w="718" w:type="pct"/>
            <w:noWrap/>
            <w:hideMark/>
          </w:tcPr>
          <w:p w14:paraId="092D133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w:t>
            </w:r>
          </w:p>
        </w:tc>
        <w:tc>
          <w:tcPr>
            <w:tcW w:w="1164" w:type="pct"/>
            <w:noWrap/>
            <w:hideMark/>
          </w:tcPr>
          <w:p w14:paraId="2146BC4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4/25/2022</w:t>
            </w:r>
          </w:p>
        </w:tc>
        <w:tc>
          <w:tcPr>
            <w:tcW w:w="1883" w:type="pct"/>
            <w:noWrap/>
            <w:hideMark/>
          </w:tcPr>
          <w:p w14:paraId="31B202C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Pennsylvania, United States of America</w:t>
            </w:r>
          </w:p>
        </w:tc>
        <w:tc>
          <w:tcPr>
            <w:tcW w:w="1235" w:type="pct"/>
            <w:noWrap/>
            <w:hideMark/>
          </w:tcPr>
          <w:p w14:paraId="15225AD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8</w:t>
            </w:r>
          </w:p>
        </w:tc>
      </w:tr>
      <w:tr w:rsidR="006A19A4" w:rsidRPr="006A19A4" w14:paraId="45771A06" w14:textId="77777777" w:rsidTr="006A19A4">
        <w:trPr>
          <w:trHeight w:val="300"/>
        </w:trPr>
        <w:tc>
          <w:tcPr>
            <w:tcW w:w="718" w:type="pct"/>
            <w:noWrap/>
            <w:hideMark/>
          </w:tcPr>
          <w:p w14:paraId="5125C67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w:t>
            </w:r>
          </w:p>
        </w:tc>
        <w:tc>
          <w:tcPr>
            <w:tcW w:w="1164" w:type="pct"/>
            <w:noWrap/>
            <w:hideMark/>
          </w:tcPr>
          <w:p w14:paraId="313C008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4/25/2022</w:t>
            </w:r>
          </w:p>
        </w:tc>
        <w:tc>
          <w:tcPr>
            <w:tcW w:w="1883" w:type="pct"/>
            <w:noWrap/>
            <w:hideMark/>
          </w:tcPr>
          <w:p w14:paraId="65EC019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Québec, Canada</w:t>
            </w:r>
          </w:p>
        </w:tc>
        <w:tc>
          <w:tcPr>
            <w:tcW w:w="1235" w:type="pct"/>
            <w:noWrap/>
            <w:hideMark/>
          </w:tcPr>
          <w:p w14:paraId="2A060EE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w:t>
            </w:r>
          </w:p>
        </w:tc>
      </w:tr>
      <w:tr w:rsidR="006A19A4" w:rsidRPr="006A19A4" w14:paraId="43DCEA77" w14:textId="77777777" w:rsidTr="006A19A4">
        <w:trPr>
          <w:trHeight w:val="300"/>
        </w:trPr>
        <w:tc>
          <w:tcPr>
            <w:tcW w:w="718" w:type="pct"/>
            <w:noWrap/>
            <w:hideMark/>
          </w:tcPr>
          <w:p w14:paraId="052E2B0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w:t>
            </w:r>
          </w:p>
        </w:tc>
        <w:tc>
          <w:tcPr>
            <w:tcW w:w="1164" w:type="pct"/>
            <w:noWrap/>
            <w:hideMark/>
          </w:tcPr>
          <w:p w14:paraId="5736678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4/25/2022</w:t>
            </w:r>
          </w:p>
        </w:tc>
        <w:tc>
          <w:tcPr>
            <w:tcW w:w="1883" w:type="pct"/>
            <w:noWrap/>
            <w:hideMark/>
          </w:tcPr>
          <w:p w14:paraId="5D2E0BF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Saskatchewan, Canada</w:t>
            </w:r>
          </w:p>
        </w:tc>
        <w:tc>
          <w:tcPr>
            <w:tcW w:w="1235" w:type="pct"/>
            <w:noWrap/>
            <w:hideMark/>
          </w:tcPr>
          <w:p w14:paraId="4A8DFAD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80</w:t>
            </w:r>
          </w:p>
        </w:tc>
      </w:tr>
      <w:tr w:rsidR="006A19A4" w:rsidRPr="006A19A4" w14:paraId="638050C6" w14:textId="77777777" w:rsidTr="006A19A4">
        <w:trPr>
          <w:trHeight w:val="300"/>
        </w:trPr>
        <w:tc>
          <w:tcPr>
            <w:tcW w:w="718" w:type="pct"/>
            <w:noWrap/>
            <w:hideMark/>
          </w:tcPr>
          <w:p w14:paraId="0D1BA15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w:t>
            </w:r>
          </w:p>
        </w:tc>
        <w:tc>
          <w:tcPr>
            <w:tcW w:w="1164" w:type="pct"/>
            <w:noWrap/>
            <w:hideMark/>
          </w:tcPr>
          <w:p w14:paraId="78092C5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4/25/2022</w:t>
            </w:r>
          </w:p>
        </w:tc>
        <w:tc>
          <w:tcPr>
            <w:tcW w:w="1883" w:type="pct"/>
            <w:noWrap/>
            <w:hideMark/>
          </w:tcPr>
          <w:p w14:paraId="12F800F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Scotland, United Kingdom</w:t>
            </w:r>
          </w:p>
        </w:tc>
        <w:tc>
          <w:tcPr>
            <w:tcW w:w="1235" w:type="pct"/>
            <w:noWrap/>
            <w:hideMark/>
          </w:tcPr>
          <w:p w14:paraId="4F49F67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37</w:t>
            </w:r>
          </w:p>
        </w:tc>
      </w:tr>
      <w:tr w:rsidR="006A19A4" w:rsidRPr="006A19A4" w14:paraId="01D37ECA" w14:textId="77777777" w:rsidTr="006A19A4">
        <w:trPr>
          <w:trHeight w:val="300"/>
        </w:trPr>
        <w:tc>
          <w:tcPr>
            <w:tcW w:w="718" w:type="pct"/>
            <w:noWrap/>
            <w:hideMark/>
          </w:tcPr>
          <w:p w14:paraId="4CA7A23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w:t>
            </w:r>
          </w:p>
        </w:tc>
        <w:tc>
          <w:tcPr>
            <w:tcW w:w="1164" w:type="pct"/>
            <w:noWrap/>
            <w:hideMark/>
          </w:tcPr>
          <w:p w14:paraId="5606A2C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4/25/2022</w:t>
            </w:r>
          </w:p>
        </w:tc>
        <w:tc>
          <w:tcPr>
            <w:tcW w:w="1883" w:type="pct"/>
            <w:noWrap/>
            <w:hideMark/>
          </w:tcPr>
          <w:p w14:paraId="579F3F6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South Dakota, United States of America</w:t>
            </w:r>
          </w:p>
        </w:tc>
        <w:tc>
          <w:tcPr>
            <w:tcW w:w="1235" w:type="pct"/>
            <w:noWrap/>
            <w:hideMark/>
          </w:tcPr>
          <w:p w14:paraId="1350121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58</w:t>
            </w:r>
          </w:p>
        </w:tc>
      </w:tr>
      <w:tr w:rsidR="006A19A4" w:rsidRPr="006A19A4" w14:paraId="3C10E12A" w14:textId="77777777" w:rsidTr="006A19A4">
        <w:trPr>
          <w:trHeight w:val="300"/>
        </w:trPr>
        <w:tc>
          <w:tcPr>
            <w:tcW w:w="718" w:type="pct"/>
            <w:noWrap/>
            <w:hideMark/>
          </w:tcPr>
          <w:p w14:paraId="29B3AAD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w:t>
            </w:r>
          </w:p>
        </w:tc>
        <w:tc>
          <w:tcPr>
            <w:tcW w:w="1164" w:type="pct"/>
            <w:noWrap/>
            <w:hideMark/>
          </w:tcPr>
          <w:p w14:paraId="6CAE522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4/25/2022</w:t>
            </w:r>
          </w:p>
        </w:tc>
        <w:tc>
          <w:tcPr>
            <w:tcW w:w="1883" w:type="pct"/>
            <w:noWrap/>
            <w:hideMark/>
          </w:tcPr>
          <w:p w14:paraId="769179C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 United States of America</w:t>
            </w:r>
          </w:p>
        </w:tc>
        <w:tc>
          <w:tcPr>
            <w:tcW w:w="1235" w:type="pct"/>
            <w:noWrap/>
            <w:hideMark/>
          </w:tcPr>
          <w:p w14:paraId="45FAA82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67F8AFA8" w14:textId="77777777" w:rsidTr="006A19A4">
        <w:trPr>
          <w:trHeight w:val="300"/>
        </w:trPr>
        <w:tc>
          <w:tcPr>
            <w:tcW w:w="718" w:type="pct"/>
            <w:noWrap/>
            <w:hideMark/>
          </w:tcPr>
          <w:p w14:paraId="6E9AE6A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w:t>
            </w:r>
          </w:p>
        </w:tc>
        <w:tc>
          <w:tcPr>
            <w:tcW w:w="1164" w:type="pct"/>
            <w:noWrap/>
            <w:hideMark/>
          </w:tcPr>
          <w:p w14:paraId="479002D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4/25/2022</w:t>
            </w:r>
          </w:p>
        </w:tc>
        <w:tc>
          <w:tcPr>
            <w:tcW w:w="1883" w:type="pct"/>
            <w:noWrap/>
            <w:hideMark/>
          </w:tcPr>
          <w:p w14:paraId="7ACAC2E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Vermont, United States of America</w:t>
            </w:r>
          </w:p>
        </w:tc>
        <w:tc>
          <w:tcPr>
            <w:tcW w:w="1235" w:type="pct"/>
            <w:noWrap/>
            <w:hideMark/>
          </w:tcPr>
          <w:p w14:paraId="4FA42A5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680C7EB1" w14:textId="77777777" w:rsidTr="006A19A4">
        <w:trPr>
          <w:trHeight w:val="300"/>
        </w:trPr>
        <w:tc>
          <w:tcPr>
            <w:tcW w:w="718" w:type="pct"/>
            <w:noWrap/>
            <w:hideMark/>
          </w:tcPr>
          <w:p w14:paraId="4A77A36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w:t>
            </w:r>
          </w:p>
        </w:tc>
        <w:tc>
          <w:tcPr>
            <w:tcW w:w="1164" w:type="pct"/>
            <w:noWrap/>
            <w:hideMark/>
          </w:tcPr>
          <w:p w14:paraId="6AC3E14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4/25/2022</w:t>
            </w:r>
          </w:p>
        </w:tc>
        <w:tc>
          <w:tcPr>
            <w:tcW w:w="1883" w:type="pct"/>
            <w:noWrap/>
            <w:hideMark/>
          </w:tcPr>
          <w:p w14:paraId="77A5881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Wisconsin, United States of America</w:t>
            </w:r>
          </w:p>
        </w:tc>
        <w:tc>
          <w:tcPr>
            <w:tcW w:w="1235" w:type="pct"/>
            <w:noWrap/>
            <w:hideMark/>
          </w:tcPr>
          <w:p w14:paraId="24623EB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28</w:t>
            </w:r>
          </w:p>
        </w:tc>
      </w:tr>
      <w:tr w:rsidR="006A19A4" w:rsidRPr="006A19A4" w14:paraId="4B2691D9" w14:textId="77777777" w:rsidTr="006A19A4">
        <w:trPr>
          <w:trHeight w:val="300"/>
        </w:trPr>
        <w:tc>
          <w:tcPr>
            <w:tcW w:w="718" w:type="pct"/>
            <w:noWrap/>
            <w:hideMark/>
          </w:tcPr>
          <w:p w14:paraId="42653D7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w:t>
            </w:r>
          </w:p>
        </w:tc>
        <w:tc>
          <w:tcPr>
            <w:tcW w:w="1164" w:type="pct"/>
            <w:noWrap/>
            <w:hideMark/>
          </w:tcPr>
          <w:p w14:paraId="40F2FC8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4/25/2022</w:t>
            </w:r>
          </w:p>
        </w:tc>
        <w:tc>
          <w:tcPr>
            <w:tcW w:w="1883" w:type="pct"/>
            <w:noWrap/>
            <w:hideMark/>
          </w:tcPr>
          <w:p w14:paraId="44CEB72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Wyoming, United States of America</w:t>
            </w:r>
          </w:p>
        </w:tc>
        <w:tc>
          <w:tcPr>
            <w:tcW w:w="1235" w:type="pct"/>
            <w:noWrap/>
            <w:hideMark/>
          </w:tcPr>
          <w:p w14:paraId="4954895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13</w:t>
            </w:r>
          </w:p>
        </w:tc>
      </w:tr>
      <w:tr w:rsidR="006A19A4" w:rsidRPr="006A19A4" w14:paraId="7AB8BC1A" w14:textId="77777777" w:rsidTr="006A19A4">
        <w:trPr>
          <w:trHeight w:val="300"/>
        </w:trPr>
        <w:tc>
          <w:tcPr>
            <w:tcW w:w="718" w:type="pct"/>
            <w:noWrap/>
            <w:hideMark/>
          </w:tcPr>
          <w:p w14:paraId="21B5FC3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w:t>
            </w:r>
          </w:p>
        </w:tc>
        <w:tc>
          <w:tcPr>
            <w:tcW w:w="1164" w:type="pct"/>
            <w:noWrap/>
            <w:hideMark/>
          </w:tcPr>
          <w:p w14:paraId="5D9A71C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4/26/2022</w:t>
            </w:r>
          </w:p>
        </w:tc>
        <w:tc>
          <w:tcPr>
            <w:tcW w:w="1883" w:type="pct"/>
            <w:noWrap/>
            <w:hideMark/>
          </w:tcPr>
          <w:p w14:paraId="090C7D7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Akita, Japan</w:t>
            </w:r>
          </w:p>
        </w:tc>
        <w:tc>
          <w:tcPr>
            <w:tcW w:w="1235" w:type="pct"/>
            <w:noWrap/>
            <w:hideMark/>
          </w:tcPr>
          <w:p w14:paraId="3F354C3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6D7B5D77" w14:textId="77777777" w:rsidTr="006A19A4">
        <w:trPr>
          <w:trHeight w:val="300"/>
        </w:trPr>
        <w:tc>
          <w:tcPr>
            <w:tcW w:w="718" w:type="pct"/>
            <w:noWrap/>
            <w:hideMark/>
          </w:tcPr>
          <w:p w14:paraId="1C153C8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w:t>
            </w:r>
          </w:p>
        </w:tc>
        <w:tc>
          <w:tcPr>
            <w:tcW w:w="1164" w:type="pct"/>
            <w:noWrap/>
            <w:hideMark/>
          </w:tcPr>
          <w:p w14:paraId="75BF4C3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4/26/2022</w:t>
            </w:r>
          </w:p>
        </w:tc>
        <w:tc>
          <w:tcPr>
            <w:tcW w:w="1883" w:type="pct"/>
            <w:noWrap/>
            <w:hideMark/>
          </w:tcPr>
          <w:p w14:paraId="46DC105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Alberta, Canada</w:t>
            </w:r>
          </w:p>
        </w:tc>
        <w:tc>
          <w:tcPr>
            <w:tcW w:w="1235" w:type="pct"/>
            <w:noWrap/>
            <w:hideMark/>
          </w:tcPr>
          <w:p w14:paraId="036C516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124</w:t>
            </w:r>
          </w:p>
        </w:tc>
      </w:tr>
      <w:tr w:rsidR="006A19A4" w:rsidRPr="006A19A4" w14:paraId="1788C42E" w14:textId="77777777" w:rsidTr="006A19A4">
        <w:trPr>
          <w:trHeight w:val="300"/>
        </w:trPr>
        <w:tc>
          <w:tcPr>
            <w:tcW w:w="718" w:type="pct"/>
            <w:noWrap/>
            <w:hideMark/>
          </w:tcPr>
          <w:p w14:paraId="30BD8CE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w:t>
            </w:r>
          </w:p>
        </w:tc>
        <w:tc>
          <w:tcPr>
            <w:tcW w:w="1164" w:type="pct"/>
            <w:noWrap/>
            <w:hideMark/>
          </w:tcPr>
          <w:p w14:paraId="72D3385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4/26/2022</w:t>
            </w:r>
          </w:p>
        </w:tc>
        <w:tc>
          <w:tcPr>
            <w:tcW w:w="1883" w:type="pct"/>
            <w:noWrap/>
            <w:hideMark/>
          </w:tcPr>
          <w:p w14:paraId="2C24FA7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Aomori, Japan</w:t>
            </w:r>
          </w:p>
        </w:tc>
        <w:tc>
          <w:tcPr>
            <w:tcW w:w="1235" w:type="pct"/>
            <w:noWrap/>
            <w:hideMark/>
          </w:tcPr>
          <w:p w14:paraId="21AA263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3B3F976D" w14:textId="77777777" w:rsidTr="006A19A4">
        <w:trPr>
          <w:trHeight w:val="300"/>
        </w:trPr>
        <w:tc>
          <w:tcPr>
            <w:tcW w:w="718" w:type="pct"/>
            <w:noWrap/>
            <w:hideMark/>
          </w:tcPr>
          <w:p w14:paraId="74DAD50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w:t>
            </w:r>
          </w:p>
        </w:tc>
        <w:tc>
          <w:tcPr>
            <w:tcW w:w="1164" w:type="pct"/>
            <w:noWrap/>
            <w:hideMark/>
          </w:tcPr>
          <w:p w14:paraId="0A2B4FD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4/26/2022</w:t>
            </w:r>
          </w:p>
        </w:tc>
        <w:tc>
          <w:tcPr>
            <w:tcW w:w="1883" w:type="pct"/>
            <w:noWrap/>
            <w:hideMark/>
          </w:tcPr>
          <w:p w14:paraId="3AA31DA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British Columbia, Canada</w:t>
            </w:r>
          </w:p>
        </w:tc>
        <w:tc>
          <w:tcPr>
            <w:tcW w:w="1235" w:type="pct"/>
            <w:noWrap/>
            <w:hideMark/>
          </w:tcPr>
          <w:p w14:paraId="1EB5B07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14</w:t>
            </w:r>
          </w:p>
        </w:tc>
      </w:tr>
      <w:tr w:rsidR="006A19A4" w:rsidRPr="006A19A4" w14:paraId="479687F4" w14:textId="77777777" w:rsidTr="006A19A4">
        <w:trPr>
          <w:trHeight w:val="300"/>
        </w:trPr>
        <w:tc>
          <w:tcPr>
            <w:tcW w:w="718" w:type="pct"/>
            <w:noWrap/>
            <w:hideMark/>
          </w:tcPr>
          <w:p w14:paraId="11A1146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w:t>
            </w:r>
          </w:p>
        </w:tc>
        <w:tc>
          <w:tcPr>
            <w:tcW w:w="1164" w:type="pct"/>
            <w:noWrap/>
            <w:hideMark/>
          </w:tcPr>
          <w:p w14:paraId="6B988B2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4/26/2022</w:t>
            </w:r>
          </w:p>
        </w:tc>
        <w:tc>
          <w:tcPr>
            <w:tcW w:w="1883" w:type="pct"/>
            <w:noWrap/>
            <w:hideMark/>
          </w:tcPr>
          <w:p w14:paraId="561F724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Colorado, United States of America</w:t>
            </w:r>
          </w:p>
        </w:tc>
        <w:tc>
          <w:tcPr>
            <w:tcW w:w="1235" w:type="pct"/>
            <w:noWrap/>
            <w:hideMark/>
          </w:tcPr>
          <w:p w14:paraId="0F6F9AE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361DA8E7" w14:textId="77777777" w:rsidTr="006A19A4">
        <w:trPr>
          <w:trHeight w:val="300"/>
        </w:trPr>
        <w:tc>
          <w:tcPr>
            <w:tcW w:w="718" w:type="pct"/>
            <w:noWrap/>
            <w:hideMark/>
          </w:tcPr>
          <w:p w14:paraId="74EA750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w:t>
            </w:r>
          </w:p>
        </w:tc>
        <w:tc>
          <w:tcPr>
            <w:tcW w:w="1164" w:type="pct"/>
            <w:noWrap/>
            <w:hideMark/>
          </w:tcPr>
          <w:p w14:paraId="6198822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4/26/2022</w:t>
            </w:r>
          </w:p>
        </w:tc>
        <w:tc>
          <w:tcPr>
            <w:tcW w:w="1883" w:type="pct"/>
            <w:noWrap/>
            <w:hideMark/>
          </w:tcPr>
          <w:p w14:paraId="32C51E1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England, United Kingdom</w:t>
            </w:r>
          </w:p>
        </w:tc>
        <w:tc>
          <w:tcPr>
            <w:tcW w:w="1235" w:type="pct"/>
            <w:noWrap/>
            <w:hideMark/>
          </w:tcPr>
          <w:p w14:paraId="4F20BDC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56</w:t>
            </w:r>
          </w:p>
        </w:tc>
      </w:tr>
      <w:tr w:rsidR="006A19A4" w:rsidRPr="006A19A4" w14:paraId="2EBCEEF5" w14:textId="77777777" w:rsidTr="006A19A4">
        <w:trPr>
          <w:trHeight w:val="300"/>
        </w:trPr>
        <w:tc>
          <w:tcPr>
            <w:tcW w:w="718" w:type="pct"/>
            <w:noWrap/>
            <w:hideMark/>
          </w:tcPr>
          <w:p w14:paraId="2AE57A7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w:t>
            </w:r>
          </w:p>
        </w:tc>
        <w:tc>
          <w:tcPr>
            <w:tcW w:w="1164" w:type="pct"/>
            <w:noWrap/>
            <w:hideMark/>
          </w:tcPr>
          <w:p w14:paraId="4096F05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4/26/2022</w:t>
            </w:r>
          </w:p>
        </w:tc>
        <w:tc>
          <w:tcPr>
            <w:tcW w:w="1883" w:type="pct"/>
            <w:noWrap/>
            <w:hideMark/>
          </w:tcPr>
          <w:p w14:paraId="798EB7F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Florida, United States of America</w:t>
            </w:r>
          </w:p>
        </w:tc>
        <w:tc>
          <w:tcPr>
            <w:tcW w:w="1235" w:type="pct"/>
            <w:noWrap/>
            <w:hideMark/>
          </w:tcPr>
          <w:p w14:paraId="73340BF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41F04AED" w14:textId="77777777" w:rsidTr="006A19A4">
        <w:trPr>
          <w:trHeight w:val="300"/>
        </w:trPr>
        <w:tc>
          <w:tcPr>
            <w:tcW w:w="718" w:type="pct"/>
            <w:noWrap/>
            <w:hideMark/>
          </w:tcPr>
          <w:p w14:paraId="2128053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w:t>
            </w:r>
          </w:p>
        </w:tc>
        <w:tc>
          <w:tcPr>
            <w:tcW w:w="1164" w:type="pct"/>
            <w:noWrap/>
            <w:hideMark/>
          </w:tcPr>
          <w:p w14:paraId="175C20F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4/26/2022</w:t>
            </w:r>
          </w:p>
        </w:tc>
        <w:tc>
          <w:tcPr>
            <w:tcW w:w="1883" w:type="pct"/>
            <w:noWrap/>
            <w:hideMark/>
          </w:tcPr>
          <w:p w14:paraId="446A4AD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Greenlandic Exclusive Economic Zone, Greenland</w:t>
            </w:r>
          </w:p>
        </w:tc>
        <w:tc>
          <w:tcPr>
            <w:tcW w:w="1235" w:type="pct"/>
            <w:noWrap/>
            <w:hideMark/>
          </w:tcPr>
          <w:p w14:paraId="3CC7395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131E59C3" w14:textId="77777777" w:rsidTr="006A19A4">
        <w:trPr>
          <w:trHeight w:val="300"/>
        </w:trPr>
        <w:tc>
          <w:tcPr>
            <w:tcW w:w="718" w:type="pct"/>
            <w:noWrap/>
            <w:hideMark/>
          </w:tcPr>
          <w:p w14:paraId="3A772B0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w:t>
            </w:r>
          </w:p>
        </w:tc>
        <w:tc>
          <w:tcPr>
            <w:tcW w:w="1164" w:type="pct"/>
            <w:noWrap/>
            <w:hideMark/>
          </w:tcPr>
          <w:p w14:paraId="08BAAFF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4/26/2022</w:t>
            </w:r>
          </w:p>
        </w:tc>
        <w:tc>
          <w:tcPr>
            <w:tcW w:w="1883" w:type="pct"/>
            <w:noWrap/>
            <w:hideMark/>
          </w:tcPr>
          <w:p w14:paraId="7CFC88D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Hokkaido, Japan</w:t>
            </w:r>
          </w:p>
        </w:tc>
        <w:tc>
          <w:tcPr>
            <w:tcW w:w="1235" w:type="pct"/>
            <w:noWrap/>
            <w:hideMark/>
          </w:tcPr>
          <w:p w14:paraId="7F1992B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38</w:t>
            </w:r>
          </w:p>
        </w:tc>
      </w:tr>
      <w:tr w:rsidR="006A19A4" w:rsidRPr="006A19A4" w14:paraId="661A4EA6" w14:textId="77777777" w:rsidTr="006A19A4">
        <w:trPr>
          <w:trHeight w:val="300"/>
        </w:trPr>
        <w:tc>
          <w:tcPr>
            <w:tcW w:w="718" w:type="pct"/>
            <w:noWrap/>
            <w:hideMark/>
          </w:tcPr>
          <w:p w14:paraId="0E665B3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w:t>
            </w:r>
          </w:p>
        </w:tc>
        <w:tc>
          <w:tcPr>
            <w:tcW w:w="1164" w:type="pct"/>
            <w:noWrap/>
            <w:hideMark/>
          </w:tcPr>
          <w:p w14:paraId="07C7255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4/26/2022</w:t>
            </w:r>
          </w:p>
        </w:tc>
        <w:tc>
          <w:tcPr>
            <w:tcW w:w="1883" w:type="pct"/>
            <w:noWrap/>
            <w:hideMark/>
          </w:tcPr>
          <w:p w14:paraId="7DF0C0A3" w14:textId="77777777" w:rsidR="006A19A4" w:rsidRPr="006A19A4" w:rsidRDefault="006A19A4" w:rsidP="006A19A4">
            <w:pPr>
              <w:rPr>
                <w:rFonts w:ascii="Aptos Narrow" w:eastAsia="Times New Roman" w:hAnsi="Aptos Narrow" w:cs="Times New Roman"/>
                <w:color w:val="000000"/>
                <w:lang w:bidi="he-IL"/>
              </w:rPr>
            </w:pPr>
            <w:proofErr w:type="spellStart"/>
            <w:r w:rsidRPr="006A19A4">
              <w:rPr>
                <w:rFonts w:ascii="Aptos Narrow" w:eastAsia="Times New Roman" w:hAnsi="Aptos Narrow" w:cs="Times New Roman"/>
                <w:color w:val="000000"/>
                <w:lang w:bidi="he-IL"/>
              </w:rPr>
              <w:t>Hovedstaden</w:t>
            </w:r>
            <w:proofErr w:type="spellEnd"/>
            <w:r w:rsidRPr="006A19A4">
              <w:rPr>
                <w:rFonts w:ascii="Aptos Narrow" w:eastAsia="Times New Roman" w:hAnsi="Aptos Narrow" w:cs="Times New Roman"/>
                <w:color w:val="000000"/>
                <w:lang w:bidi="he-IL"/>
              </w:rPr>
              <w:t>, Denmark</w:t>
            </w:r>
          </w:p>
        </w:tc>
        <w:tc>
          <w:tcPr>
            <w:tcW w:w="1235" w:type="pct"/>
            <w:noWrap/>
            <w:hideMark/>
          </w:tcPr>
          <w:p w14:paraId="181B305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48EE3388" w14:textId="77777777" w:rsidTr="006A19A4">
        <w:trPr>
          <w:trHeight w:val="300"/>
        </w:trPr>
        <w:tc>
          <w:tcPr>
            <w:tcW w:w="718" w:type="pct"/>
            <w:noWrap/>
            <w:hideMark/>
          </w:tcPr>
          <w:p w14:paraId="1A48165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w:t>
            </w:r>
          </w:p>
        </w:tc>
        <w:tc>
          <w:tcPr>
            <w:tcW w:w="1164" w:type="pct"/>
            <w:noWrap/>
            <w:hideMark/>
          </w:tcPr>
          <w:p w14:paraId="5A8EC26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4/26/2022</w:t>
            </w:r>
          </w:p>
        </w:tc>
        <w:tc>
          <w:tcPr>
            <w:tcW w:w="1883" w:type="pct"/>
            <w:noWrap/>
            <w:hideMark/>
          </w:tcPr>
          <w:p w14:paraId="31C3DFD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Idaho, United States of America</w:t>
            </w:r>
          </w:p>
        </w:tc>
        <w:tc>
          <w:tcPr>
            <w:tcW w:w="1235" w:type="pct"/>
            <w:noWrap/>
            <w:hideMark/>
          </w:tcPr>
          <w:p w14:paraId="426F752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777E7A33" w14:textId="77777777" w:rsidTr="006A19A4">
        <w:trPr>
          <w:trHeight w:val="300"/>
        </w:trPr>
        <w:tc>
          <w:tcPr>
            <w:tcW w:w="718" w:type="pct"/>
            <w:noWrap/>
            <w:hideMark/>
          </w:tcPr>
          <w:p w14:paraId="753BC47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w:t>
            </w:r>
          </w:p>
        </w:tc>
        <w:tc>
          <w:tcPr>
            <w:tcW w:w="1164" w:type="pct"/>
            <w:noWrap/>
            <w:hideMark/>
          </w:tcPr>
          <w:p w14:paraId="10EDF8A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4/26/2022</w:t>
            </w:r>
          </w:p>
        </w:tc>
        <w:tc>
          <w:tcPr>
            <w:tcW w:w="1883" w:type="pct"/>
            <w:noWrap/>
            <w:hideMark/>
          </w:tcPr>
          <w:p w14:paraId="1469FC1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Illinois, United States of America</w:t>
            </w:r>
          </w:p>
        </w:tc>
        <w:tc>
          <w:tcPr>
            <w:tcW w:w="1235" w:type="pct"/>
            <w:noWrap/>
            <w:hideMark/>
          </w:tcPr>
          <w:p w14:paraId="40F7A4E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2A588BC7" w14:textId="77777777" w:rsidTr="006A19A4">
        <w:trPr>
          <w:trHeight w:val="300"/>
        </w:trPr>
        <w:tc>
          <w:tcPr>
            <w:tcW w:w="718" w:type="pct"/>
            <w:noWrap/>
            <w:hideMark/>
          </w:tcPr>
          <w:p w14:paraId="4A22E48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w:t>
            </w:r>
          </w:p>
        </w:tc>
        <w:tc>
          <w:tcPr>
            <w:tcW w:w="1164" w:type="pct"/>
            <w:noWrap/>
            <w:hideMark/>
          </w:tcPr>
          <w:p w14:paraId="37A5B50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4/26/2022</w:t>
            </w:r>
          </w:p>
        </w:tc>
        <w:tc>
          <w:tcPr>
            <w:tcW w:w="1883" w:type="pct"/>
            <w:noWrap/>
            <w:hideMark/>
          </w:tcPr>
          <w:p w14:paraId="6B1ED14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Indiana, United States of America</w:t>
            </w:r>
          </w:p>
        </w:tc>
        <w:tc>
          <w:tcPr>
            <w:tcW w:w="1235" w:type="pct"/>
            <w:noWrap/>
            <w:hideMark/>
          </w:tcPr>
          <w:p w14:paraId="184F03F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w:t>
            </w:r>
          </w:p>
        </w:tc>
      </w:tr>
      <w:tr w:rsidR="006A19A4" w:rsidRPr="006A19A4" w14:paraId="2BBC015E" w14:textId="77777777" w:rsidTr="006A19A4">
        <w:trPr>
          <w:trHeight w:val="300"/>
        </w:trPr>
        <w:tc>
          <w:tcPr>
            <w:tcW w:w="718" w:type="pct"/>
            <w:noWrap/>
            <w:hideMark/>
          </w:tcPr>
          <w:p w14:paraId="21F711B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w:t>
            </w:r>
          </w:p>
        </w:tc>
        <w:tc>
          <w:tcPr>
            <w:tcW w:w="1164" w:type="pct"/>
            <w:noWrap/>
            <w:hideMark/>
          </w:tcPr>
          <w:p w14:paraId="1E7014D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4/26/2022</w:t>
            </w:r>
          </w:p>
        </w:tc>
        <w:tc>
          <w:tcPr>
            <w:tcW w:w="1883" w:type="pct"/>
            <w:noWrap/>
            <w:hideMark/>
          </w:tcPr>
          <w:p w14:paraId="4CDD4BA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Iowa, United States of America</w:t>
            </w:r>
          </w:p>
        </w:tc>
        <w:tc>
          <w:tcPr>
            <w:tcW w:w="1235" w:type="pct"/>
            <w:noWrap/>
            <w:hideMark/>
          </w:tcPr>
          <w:p w14:paraId="60AB6E8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23</w:t>
            </w:r>
          </w:p>
        </w:tc>
      </w:tr>
      <w:tr w:rsidR="006A19A4" w:rsidRPr="006A19A4" w14:paraId="4F50CF1D" w14:textId="77777777" w:rsidTr="006A19A4">
        <w:trPr>
          <w:trHeight w:val="300"/>
        </w:trPr>
        <w:tc>
          <w:tcPr>
            <w:tcW w:w="718" w:type="pct"/>
            <w:noWrap/>
            <w:hideMark/>
          </w:tcPr>
          <w:p w14:paraId="668D423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w:t>
            </w:r>
          </w:p>
        </w:tc>
        <w:tc>
          <w:tcPr>
            <w:tcW w:w="1164" w:type="pct"/>
            <w:noWrap/>
            <w:hideMark/>
          </w:tcPr>
          <w:p w14:paraId="54316A3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4/26/2022</w:t>
            </w:r>
          </w:p>
        </w:tc>
        <w:tc>
          <w:tcPr>
            <w:tcW w:w="1883" w:type="pct"/>
            <w:noWrap/>
            <w:hideMark/>
          </w:tcPr>
          <w:p w14:paraId="06C4384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Iwate, Japan</w:t>
            </w:r>
          </w:p>
        </w:tc>
        <w:tc>
          <w:tcPr>
            <w:tcW w:w="1235" w:type="pct"/>
            <w:noWrap/>
            <w:hideMark/>
          </w:tcPr>
          <w:p w14:paraId="30AF475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5CCF1FC0" w14:textId="77777777" w:rsidTr="006A19A4">
        <w:trPr>
          <w:trHeight w:val="300"/>
        </w:trPr>
        <w:tc>
          <w:tcPr>
            <w:tcW w:w="718" w:type="pct"/>
            <w:noWrap/>
            <w:hideMark/>
          </w:tcPr>
          <w:p w14:paraId="6A2664B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w:t>
            </w:r>
          </w:p>
        </w:tc>
        <w:tc>
          <w:tcPr>
            <w:tcW w:w="1164" w:type="pct"/>
            <w:noWrap/>
            <w:hideMark/>
          </w:tcPr>
          <w:p w14:paraId="5DF206B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4/26/2022</w:t>
            </w:r>
          </w:p>
        </w:tc>
        <w:tc>
          <w:tcPr>
            <w:tcW w:w="1883" w:type="pct"/>
            <w:noWrap/>
            <w:hideMark/>
          </w:tcPr>
          <w:p w14:paraId="28F84C3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Kansas, United States of America</w:t>
            </w:r>
          </w:p>
        </w:tc>
        <w:tc>
          <w:tcPr>
            <w:tcW w:w="1235" w:type="pct"/>
            <w:noWrap/>
            <w:hideMark/>
          </w:tcPr>
          <w:p w14:paraId="589164A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4F74A446" w14:textId="77777777" w:rsidTr="006A19A4">
        <w:trPr>
          <w:trHeight w:val="300"/>
        </w:trPr>
        <w:tc>
          <w:tcPr>
            <w:tcW w:w="718" w:type="pct"/>
            <w:noWrap/>
            <w:hideMark/>
          </w:tcPr>
          <w:p w14:paraId="1101F4B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w:t>
            </w:r>
          </w:p>
        </w:tc>
        <w:tc>
          <w:tcPr>
            <w:tcW w:w="1164" w:type="pct"/>
            <w:noWrap/>
            <w:hideMark/>
          </w:tcPr>
          <w:p w14:paraId="13162D3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4/26/2022</w:t>
            </w:r>
          </w:p>
        </w:tc>
        <w:tc>
          <w:tcPr>
            <w:tcW w:w="1883" w:type="pct"/>
            <w:noWrap/>
            <w:hideMark/>
          </w:tcPr>
          <w:p w14:paraId="54D209F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Khabarovsk, Russia</w:t>
            </w:r>
          </w:p>
        </w:tc>
        <w:tc>
          <w:tcPr>
            <w:tcW w:w="1235" w:type="pct"/>
            <w:noWrap/>
            <w:hideMark/>
          </w:tcPr>
          <w:p w14:paraId="18D5719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4D17EB75" w14:textId="77777777" w:rsidTr="006A19A4">
        <w:trPr>
          <w:trHeight w:val="300"/>
        </w:trPr>
        <w:tc>
          <w:tcPr>
            <w:tcW w:w="718" w:type="pct"/>
            <w:noWrap/>
            <w:hideMark/>
          </w:tcPr>
          <w:p w14:paraId="48CEDE2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w:t>
            </w:r>
          </w:p>
        </w:tc>
        <w:tc>
          <w:tcPr>
            <w:tcW w:w="1164" w:type="pct"/>
            <w:noWrap/>
            <w:hideMark/>
          </w:tcPr>
          <w:p w14:paraId="432D7E5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4/26/2022</w:t>
            </w:r>
          </w:p>
        </w:tc>
        <w:tc>
          <w:tcPr>
            <w:tcW w:w="1883" w:type="pct"/>
            <w:noWrap/>
            <w:hideMark/>
          </w:tcPr>
          <w:p w14:paraId="4355D42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Maine, United States of America</w:t>
            </w:r>
          </w:p>
        </w:tc>
        <w:tc>
          <w:tcPr>
            <w:tcW w:w="1235" w:type="pct"/>
            <w:noWrap/>
            <w:hideMark/>
          </w:tcPr>
          <w:p w14:paraId="4EB9E87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0051460C" w14:textId="77777777" w:rsidTr="006A19A4">
        <w:trPr>
          <w:trHeight w:val="300"/>
        </w:trPr>
        <w:tc>
          <w:tcPr>
            <w:tcW w:w="718" w:type="pct"/>
            <w:noWrap/>
            <w:hideMark/>
          </w:tcPr>
          <w:p w14:paraId="29B0B34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w:t>
            </w:r>
          </w:p>
        </w:tc>
        <w:tc>
          <w:tcPr>
            <w:tcW w:w="1164" w:type="pct"/>
            <w:noWrap/>
            <w:hideMark/>
          </w:tcPr>
          <w:p w14:paraId="7AD9B6F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4/26/2022</w:t>
            </w:r>
          </w:p>
        </w:tc>
        <w:tc>
          <w:tcPr>
            <w:tcW w:w="1883" w:type="pct"/>
            <w:noWrap/>
            <w:hideMark/>
          </w:tcPr>
          <w:p w14:paraId="0D4C8F8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Manitoba, Canada</w:t>
            </w:r>
          </w:p>
        </w:tc>
        <w:tc>
          <w:tcPr>
            <w:tcW w:w="1235" w:type="pct"/>
            <w:noWrap/>
            <w:hideMark/>
          </w:tcPr>
          <w:p w14:paraId="4D2ADC4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50</w:t>
            </w:r>
          </w:p>
        </w:tc>
      </w:tr>
      <w:tr w:rsidR="006A19A4" w:rsidRPr="006A19A4" w14:paraId="3F7AFE6E" w14:textId="77777777" w:rsidTr="006A19A4">
        <w:trPr>
          <w:trHeight w:val="300"/>
        </w:trPr>
        <w:tc>
          <w:tcPr>
            <w:tcW w:w="718" w:type="pct"/>
            <w:noWrap/>
            <w:hideMark/>
          </w:tcPr>
          <w:p w14:paraId="48F8DAF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w:t>
            </w:r>
          </w:p>
        </w:tc>
        <w:tc>
          <w:tcPr>
            <w:tcW w:w="1164" w:type="pct"/>
            <w:noWrap/>
            <w:hideMark/>
          </w:tcPr>
          <w:p w14:paraId="0DF49D0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4/26/2022</w:t>
            </w:r>
          </w:p>
        </w:tc>
        <w:tc>
          <w:tcPr>
            <w:tcW w:w="1883" w:type="pct"/>
            <w:noWrap/>
            <w:hideMark/>
          </w:tcPr>
          <w:p w14:paraId="7C3819D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 United States of America</w:t>
            </w:r>
          </w:p>
        </w:tc>
        <w:tc>
          <w:tcPr>
            <w:tcW w:w="1235" w:type="pct"/>
            <w:noWrap/>
            <w:hideMark/>
          </w:tcPr>
          <w:p w14:paraId="0F4404D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13</w:t>
            </w:r>
          </w:p>
        </w:tc>
      </w:tr>
      <w:tr w:rsidR="006A19A4" w:rsidRPr="006A19A4" w14:paraId="4941395D" w14:textId="77777777" w:rsidTr="006A19A4">
        <w:trPr>
          <w:trHeight w:val="300"/>
        </w:trPr>
        <w:tc>
          <w:tcPr>
            <w:tcW w:w="718" w:type="pct"/>
            <w:noWrap/>
            <w:hideMark/>
          </w:tcPr>
          <w:p w14:paraId="6C7F96A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lastRenderedPageBreak/>
              <w:t>Alaska</w:t>
            </w:r>
          </w:p>
        </w:tc>
        <w:tc>
          <w:tcPr>
            <w:tcW w:w="1164" w:type="pct"/>
            <w:noWrap/>
            <w:hideMark/>
          </w:tcPr>
          <w:p w14:paraId="75C2821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4/26/2022</w:t>
            </w:r>
          </w:p>
        </w:tc>
        <w:tc>
          <w:tcPr>
            <w:tcW w:w="1883" w:type="pct"/>
            <w:noWrap/>
            <w:hideMark/>
          </w:tcPr>
          <w:p w14:paraId="4204AF7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Midtjylland, Denmark</w:t>
            </w:r>
          </w:p>
        </w:tc>
        <w:tc>
          <w:tcPr>
            <w:tcW w:w="1235" w:type="pct"/>
            <w:noWrap/>
            <w:hideMark/>
          </w:tcPr>
          <w:p w14:paraId="48CBB08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3964700C" w14:textId="77777777" w:rsidTr="006A19A4">
        <w:trPr>
          <w:trHeight w:val="300"/>
        </w:trPr>
        <w:tc>
          <w:tcPr>
            <w:tcW w:w="718" w:type="pct"/>
            <w:noWrap/>
            <w:hideMark/>
          </w:tcPr>
          <w:p w14:paraId="66426F5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w:t>
            </w:r>
          </w:p>
        </w:tc>
        <w:tc>
          <w:tcPr>
            <w:tcW w:w="1164" w:type="pct"/>
            <w:noWrap/>
            <w:hideMark/>
          </w:tcPr>
          <w:p w14:paraId="1DB62C2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4/26/2022</w:t>
            </w:r>
          </w:p>
        </w:tc>
        <w:tc>
          <w:tcPr>
            <w:tcW w:w="1883" w:type="pct"/>
            <w:noWrap/>
            <w:hideMark/>
          </w:tcPr>
          <w:p w14:paraId="70C9B6C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Minnesota, United States of America</w:t>
            </w:r>
          </w:p>
        </w:tc>
        <w:tc>
          <w:tcPr>
            <w:tcW w:w="1235" w:type="pct"/>
            <w:noWrap/>
            <w:hideMark/>
          </w:tcPr>
          <w:p w14:paraId="0576CB5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145</w:t>
            </w:r>
          </w:p>
        </w:tc>
      </w:tr>
      <w:tr w:rsidR="006A19A4" w:rsidRPr="006A19A4" w14:paraId="0D7E37D2" w14:textId="77777777" w:rsidTr="006A19A4">
        <w:trPr>
          <w:trHeight w:val="300"/>
        </w:trPr>
        <w:tc>
          <w:tcPr>
            <w:tcW w:w="718" w:type="pct"/>
            <w:noWrap/>
            <w:hideMark/>
          </w:tcPr>
          <w:p w14:paraId="5D2B5E3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w:t>
            </w:r>
          </w:p>
        </w:tc>
        <w:tc>
          <w:tcPr>
            <w:tcW w:w="1164" w:type="pct"/>
            <w:noWrap/>
            <w:hideMark/>
          </w:tcPr>
          <w:p w14:paraId="63CA465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4/26/2022</w:t>
            </w:r>
          </w:p>
        </w:tc>
        <w:tc>
          <w:tcPr>
            <w:tcW w:w="1883" w:type="pct"/>
            <w:noWrap/>
            <w:hideMark/>
          </w:tcPr>
          <w:p w14:paraId="61FA243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Missouri, United States of America</w:t>
            </w:r>
          </w:p>
        </w:tc>
        <w:tc>
          <w:tcPr>
            <w:tcW w:w="1235" w:type="pct"/>
            <w:noWrap/>
            <w:hideMark/>
          </w:tcPr>
          <w:p w14:paraId="544C484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w:t>
            </w:r>
          </w:p>
        </w:tc>
      </w:tr>
      <w:tr w:rsidR="006A19A4" w:rsidRPr="006A19A4" w14:paraId="19C52A74" w14:textId="77777777" w:rsidTr="006A19A4">
        <w:trPr>
          <w:trHeight w:val="300"/>
        </w:trPr>
        <w:tc>
          <w:tcPr>
            <w:tcW w:w="718" w:type="pct"/>
            <w:noWrap/>
            <w:hideMark/>
          </w:tcPr>
          <w:p w14:paraId="3E302D3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w:t>
            </w:r>
          </w:p>
        </w:tc>
        <w:tc>
          <w:tcPr>
            <w:tcW w:w="1164" w:type="pct"/>
            <w:noWrap/>
            <w:hideMark/>
          </w:tcPr>
          <w:p w14:paraId="594333C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4/26/2022</w:t>
            </w:r>
          </w:p>
        </w:tc>
        <w:tc>
          <w:tcPr>
            <w:tcW w:w="1883" w:type="pct"/>
            <w:noWrap/>
            <w:hideMark/>
          </w:tcPr>
          <w:p w14:paraId="0225435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Montana, United States of America</w:t>
            </w:r>
          </w:p>
        </w:tc>
        <w:tc>
          <w:tcPr>
            <w:tcW w:w="1235" w:type="pct"/>
            <w:noWrap/>
            <w:hideMark/>
          </w:tcPr>
          <w:p w14:paraId="6A960ED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13</w:t>
            </w:r>
          </w:p>
        </w:tc>
      </w:tr>
      <w:tr w:rsidR="006A19A4" w:rsidRPr="006A19A4" w14:paraId="02CA998D" w14:textId="77777777" w:rsidTr="006A19A4">
        <w:trPr>
          <w:trHeight w:val="300"/>
        </w:trPr>
        <w:tc>
          <w:tcPr>
            <w:tcW w:w="718" w:type="pct"/>
            <w:noWrap/>
            <w:hideMark/>
          </w:tcPr>
          <w:p w14:paraId="3BFA596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w:t>
            </w:r>
          </w:p>
        </w:tc>
        <w:tc>
          <w:tcPr>
            <w:tcW w:w="1164" w:type="pct"/>
            <w:noWrap/>
            <w:hideMark/>
          </w:tcPr>
          <w:p w14:paraId="0E4516F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4/26/2022</w:t>
            </w:r>
          </w:p>
        </w:tc>
        <w:tc>
          <w:tcPr>
            <w:tcW w:w="1883" w:type="pct"/>
            <w:noWrap/>
            <w:hideMark/>
          </w:tcPr>
          <w:p w14:paraId="0B8EEB4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Nebraska, United States of America</w:t>
            </w:r>
          </w:p>
        </w:tc>
        <w:tc>
          <w:tcPr>
            <w:tcW w:w="1235" w:type="pct"/>
            <w:noWrap/>
            <w:hideMark/>
          </w:tcPr>
          <w:p w14:paraId="04E5E68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w:t>
            </w:r>
          </w:p>
        </w:tc>
      </w:tr>
      <w:tr w:rsidR="006A19A4" w:rsidRPr="006A19A4" w14:paraId="5EB714AB" w14:textId="77777777" w:rsidTr="006A19A4">
        <w:trPr>
          <w:trHeight w:val="300"/>
        </w:trPr>
        <w:tc>
          <w:tcPr>
            <w:tcW w:w="718" w:type="pct"/>
            <w:noWrap/>
            <w:hideMark/>
          </w:tcPr>
          <w:p w14:paraId="3171600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w:t>
            </w:r>
          </w:p>
        </w:tc>
        <w:tc>
          <w:tcPr>
            <w:tcW w:w="1164" w:type="pct"/>
            <w:noWrap/>
            <w:hideMark/>
          </w:tcPr>
          <w:p w14:paraId="657DFA6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4/26/2022</w:t>
            </w:r>
          </w:p>
        </w:tc>
        <w:tc>
          <w:tcPr>
            <w:tcW w:w="1883" w:type="pct"/>
            <w:noWrap/>
            <w:hideMark/>
          </w:tcPr>
          <w:p w14:paraId="2CFB6C8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Brunswick, Canada</w:t>
            </w:r>
          </w:p>
        </w:tc>
        <w:tc>
          <w:tcPr>
            <w:tcW w:w="1235" w:type="pct"/>
            <w:noWrap/>
            <w:hideMark/>
          </w:tcPr>
          <w:p w14:paraId="447F323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473C8F38" w14:textId="77777777" w:rsidTr="006A19A4">
        <w:trPr>
          <w:trHeight w:val="300"/>
        </w:trPr>
        <w:tc>
          <w:tcPr>
            <w:tcW w:w="718" w:type="pct"/>
            <w:noWrap/>
            <w:hideMark/>
          </w:tcPr>
          <w:p w14:paraId="30A0BB0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w:t>
            </w:r>
          </w:p>
        </w:tc>
        <w:tc>
          <w:tcPr>
            <w:tcW w:w="1164" w:type="pct"/>
            <w:noWrap/>
            <w:hideMark/>
          </w:tcPr>
          <w:p w14:paraId="21343D1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4/26/2022</w:t>
            </w:r>
          </w:p>
        </w:tc>
        <w:tc>
          <w:tcPr>
            <w:tcW w:w="1883" w:type="pct"/>
            <w:noWrap/>
            <w:hideMark/>
          </w:tcPr>
          <w:p w14:paraId="6C182F4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 United States of America</w:t>
            </w:r>
          </w:p>
        </w:tc>
        <w:tc>
          <w:tcPr>
            <w:tcW w:w="1235" w:type="pct"/>
            <w:noWrap/>
            <w:hideMark/>
          </w:tcPr>
          <w:p w14:paraId="76DAE97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w:t>
            </w:r>
          </w:p>
        </w:tc>
      </w:tr>
      <w:tr w:rsidR="006A19A4" w:rsidRPr="006A19A4" w14:paraId="1E04F967" w14:textId="77777777" w:rsidTr="006A19A4">
        <w:trPr>
          <w:trHeight w:val="300"/>
        </w:trPr>
        <w:tc>
          <w:tcPr>
            <w:tcW w:w="718" w:type="pct"/>
            <w:noWrap/>
            <w:hideMark/>
          </w:tcPr>
          <w:p w14:paraId="794F285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w:t>
            </w:r>
          </w:p>
        </w:tc>
        <w:tc>
          <w:tcPr>
            <w:tcW w:w="1164" w:type="pct"/>
            <w:noWrap/>
            <w:hideMark/>
          </w:tcPr>
          <w:p w14:paraId="6CCB790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4/26/2022</w:t>
            </w:r>
          </w:p>
        </w:tc>
        <w:tc>
          <w:tcPr>
            <w:tcW w:w="1883" w:type="pct"/>
            <w:noWrap/>
            <w:hideMark/>
          </w:tcPr>
          <w:p w14:paraId="54EE0EA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Newfoundland and Labrador, Canada</w:t>
            </w:r>
          </w:p>
        </w:tc>
        <w:tc>
          <w:tcPr>
            <w:tcW w:w="1235" w:type="pct"/>
            <w:noWrap/>
            <w:hideMark/>
          </w:tcPr>
          <w:p w14:paraId="4BB5F1A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w:t>
            </w:r>
          </w:p>
        </w:tc>
      </w:tr>
      <w:tr w:rsidR="006A19A4" w:rsidRPr="006A19A4" w14:paraId="5A06C0AE" w14:textId="77777777" w:rsidTr="006A19A4">
        <w:trPr>
          <w:trHeight w:val="300"/>
        </w:trPr>
        <w:tc>
          <w:tcPr>
            <w:tcW w:w="718" w:type="pct"/>
            <w:noWrap/>
            <w:hideMark/>
          </w:tcPr>
          <w:p w14:paraId="3FE0947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w:t>
            </w:r>
          </w:p>
        </w:tc>
        <w:tc>
          <w:tcPr>
            <w:tcW w:w="1164" w:type="pct"/>
            <w:noWrap/>
            <w:hideMark/>
          </w:tcPr>
          <w:p w14:paraId="25ABC3D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4/26/2022</w:t>
            </w:r>
          </w:p>
        </w:tc>
        <w:tc>
          <w:tcPr>
            <w:tcW w:w="1883" w:type="pct"/>
            <w:noWrap/>
            <w:hideMark/>
          </w:tcPr>
          <w:p w14:paraId="4983D9B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Carolina, United States of America</w:t>
            </w:r>
          </w:p>
        </w:tc>
        <w:tc>
          <w:tcPr>
            <w:tcW w:w="1235" w:type="pct"/>
            <w:noWrap/>
            <w:hideMark/>
          </w:tcPr>
          <w:p w14:paraId="6243B1B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18</w:t>
            </w:r>
          </w:p>
        </w:tc>
      </w:tr>
      <w:tr w:rsidR="006A19A4" w:rsidRPr="006A19A4" w14:paraId="3710B9A0" w14:textId="77777777" w:rsidTr="006A19A4">
        <w:trPr>
          <w:trHeight w:val="300"/>
        </w:trPr>
        <w:tc>
          <w:tcPr>
            <w:tcW w:w="718" w:type="pct"/>
            <w:noWrap/>
            <w:hideMark/>
          </w:tcPr>
          <w:p w14:paraId="501ABA5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w:t>
            </w:r>
          </w:p>
        </w:tc>
        <w:tc>
          <w:tcPr>
            <w:tcW w:w="1164" w:type="pct"/>
            <w:noWrap/>
            <w:hideMark/>
          </w:tcPr>
          <w:p w14:paraId="2C6A668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4/26/2022</w:t>
            </w:r>
          </w:p>
        </w:tc>
        <w:tc>
          <w:tcPr>
            <w:tcW w:w="1883" w:type="pct"/>
            <w:noWrap/>
            <w:hideMark/>
          </w:tcPr>
          <w:p w14:paraId="08EB3BB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Dakota, United States of America</w:t>
            </w:r>
          </w:p>
        </w:tc>
        <w:tc>
          <w:tcPr>
            <w:tcW w:w="1235" w:type="pct"/>
            <w:noWrap/>
            <w:hideMark/>
          </w:tcPr>
          <w:p w14:paraId="435F38B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28</w:t>
            </w:r>
          </w:p>
        </w:tc>
      </w:tr>
      <w:tr w:rsidR="006A19A4" w:rsidRPr="006A19A4" w14:paraId="0B2BEC2D" w14:textId="77777777" w:rsidTr="006A19A4">
        <w:trPr>
          <w:trHeight w:val="300"/>
        </w:trPr>
        <w:tc>
          <w:tcPr>
            <w:tcW w:w="718" w:type="pct"/>
            <w:noWrap/>
            <w:hideMark/>
          </w:tcPr>
          <w:p w14:paraId="17ADF87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w:t>
            </w:r>
          </w:p>
        </w:tc>
        <w:tc>
          <w:tcPr>
            <w:tcW w:w="1164" w:type="pct"/>
            <w:noWrap/>
            <w:hideMark/>
          </w:tcPr>
          <w:p w14:paraId="082259D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4/26/2022</w:t>
            </w:r>
          </w:p>
        </w:tc>
        <w:tc>
          <w:tcPr>
            <w:tcW w:w="1883" w:type="pct"/>
            <w:noWrap/>
            <w:hideMark/>
          </w:tcPr>
          <w:p w14:paraId="28DDF1D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Ohio, United States of America</w:t>
            </w:r>
          </w:p>
        </w:tc>
        <w:tc>
          <w:tcPr>
            <w:tcW w:w="1235" w:type="pct"/>
            <w:noWrap/>
            <w:hideMark/>
          </w:tcPr>
          <w:p w14:paraId="659473D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5D64A4B1" w14:textId="77777777" w:rsidTr="006A19A4">
        <w:trPr>
          <w:trHeight w:val="300"/>
        </w:trPr>
        <w:tc>
          <w:tcPr>
            <w:tcW w:w="718" w:type="pct"/>
            <w:noWrap/>
            <w:hideMark/>
          </w:tcPr>
          <w:p w14:paraId="2F10264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w:t>
            </w:r>
          </w:p>
        </w:tc>
        <w:tc>
          <w:tcPr>
            <w:tcW w:w="1164" w:type="pct"/>
            <w:noWrap/>
            <w:hideMark/>
          </w:tcPr>
          <w:p w14:paraId="1998766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4/26/2022</w:t>
            </w:r>
          </w:p>
        </w:tc>
        <w:tc>
          <w:tcPr>
            <w:tcW w:w="1883" w:type="pct"/>
            <w:noWrap/>
            <w:hideMark/>
          </w:tcPr>
          <w:p w14:paraId="0902879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Ontario, Canada</w:t>
            </w:r>
          </w:p>
        </w:tc>
        <w:tc>
          <w:tcPr>
            <w:tcW w:w="1235" w:type="pct"/>
            <w:noWrap/>
            <w:hideMark/>
          </w:tcPr>
          <w:p w14:paraId="4118543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67</w:t>
            </w:r>
          </w:p>
        </w:tc>
      </w:tr>
      <w:tr w:rsidR="006A19A4" w:rsidRPr="006A19A4" w14:paraId="6FD350AF" w14:textId="77777777" w:rsidTr="006A19A4">
        <w:trPr>
          <w:trHeight w:val="300"/>
        </w:trPr>
        <w:tc>
          <w:tcPr>
            <w:tcW w:w="718" w:type="pct"/>
            <w:noWrap/>
            <w:hideMark/>
          </w:tcPr>
          <w:p w14:paraId="790EEFC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w:t>
            </w:r>
          </w:p>
        </w:tc>
        <w:tc>
          <w:tcPr>
            <w:tcW w:w="1164" w:type="pct"/>
            <w:noWrap/>
            <w:hideMark/>
          </w:tcPr>
          <w:p w14:paraId="4D12224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4/26/2022</w:t>
            </w:r>
          </w:p>
        </w:tc>
        <w:tc>
          <w:tcPr>
            <w:tcW w:w="1883" w:type="pct"/>
            <w:noWrap/>
            <w:hideMark/>
          </w:tcPr>
          <w:p w14:paraId="4BB8D37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Pennsylvania, United States of America</w:t>
            </w:r>
          </w:p>
        </w:tc>
        <w:tc>
          <w:tcPr>
            <w:tcW w:w="1235" w:type="pct"/>
            <w:noWrap/>
            <w:hideMark/>
          </w:tcPr>
          <w:p w14:paraId="0C95F48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8</w:t>
            </w:r>
          </w:p>
        </w:tc>
      </w:tr>
      <w:tr w:rsidR="006A19A4" w:rsidRPr="006A19A4" w14:paraId="282096AF" w14:textId="77777777" w:rsidTr="006A19A4">
        <w:trPr>
          <w:trHeight w:val="300"/>
        </w:trPr>
        <w:tc>
          <w:tcPr>
            <w:tcW w:w="718" w:type="pct"/>
            <w:noWrap/>
            <w:hideMark/>
          </w:tcPr>
          <w:p w14:paraId="18CB41C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w:t>
            </w:r>
          </w:p>
        </w:tc>
        <w:tc>
          <w:tcPr>
            <w:tcW w:w="1164" w:type="pct"/>
            <w:noWrap/>
            <w:hideMark/>
          </w:tcPr>
          <w:p w14:paraId="48A696C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4/26/2022</w:t>
            </w:r>
          </w:p>
        </w:tc>
        <w:tc>
          <w:tcPr>
            <w:tcW w:w="1883" w:type="pct"/>
            <w:noWrap/>
            <w:hideMark/>
          </w:tcPr>
          <w:p w14:paraId="39F422D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Québec, Canada</w:t>
            </w:r>
          </w:p>
        </w:tc>
        <w:tc>
          <w:tcPr>
            <w:tcW w:w="1235" w:type="pct"/>
            <w:noWrap/>
            <w:hideMark/>
          </w:tcPr>
          <w:p w14:paraId="65E89EC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95</w:t>
            </w:r>
          </w:p>
        </w:tc>
      </w:tr>
      <w:tr w:rsidR="006A19A4" w:rsidRPr="006A19A4" w14:paraId="501E0BFA" w14:textId="77777777" w:rsidTr="006A19A4">
        <w:trPr>
          <w:trHeight w:val="300"/>
        </w:trPr>
        <w:tc>
          <w:tcPr>
            <w:tcW w:w="718" w:type="pct"/>
            <w:noWrap/>
            <w:hideMark/>
          </w:tcPr>
          <w:p w14:paraId="05416F4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w:t>
            </w:r>
          </w:p>
        </w:tc>
        <w:tc>
          <w:tcPr>
            <w:tcW w:w="1164" w:type="pct"/>
            <w:noWrap/>
            <w:hideMark/>
          </w:tcPr>
          <w:p w14:paraId="3A559C2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4/26/2022</w:t>
            </w:r>
          </w:p>
        </w:tc>
        <w:tc>
          <w:tcPr>
            <w:tcW w:w="1883" w:type="pct"/>
            <w:noWrap/>
            <w:hideMark/>
          </w:tcPr>
          <w:p w14:paraId="01545CF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Saskatchewan, Canada</w:t>
            </w:r>
          </w:p>
        </w:tc>
        <w:tc>
          <w:tcPr>
            <w:tcW w:w="1235" w:type="pct"/>
            <w:noWrap/>
            <w:hideMark/>
          </w:tcPr>
          <w:p w14:paraId="1C7F063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80</w:t>
            </w:r>
          </w:p>
        </w:tc>
      </w:tr>
      <w:tr w:rsidR="006A19A4" w:rsidRPr="006A19A4" w14:paraId="6ECE07AF" w14:textId="77777777" w:rsidTr="006A19A4">
        <w:trPr>
          <w:trHeight w:val="300"/>
        </w:trPr>
        <w:tc>
          <w:tcPr>
            <w:tcW w:w="718" w:type="pct"/>
            <w:noWrap/>
            <w:hideMark/>
          </w:tcPr>
          <w:p w14:paraId="2BBE4A4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w:t>
            </w:r>
          </w:p>
        </w:tc>
        <w:tc>
          <w:tcPr>
            <w:tcW w:w="1164" w:type="pct"/>
            <w:noWrap/>
            <w:hideMark/>
          </w:tcPr>
          <w:p w14:paraId="3E35514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4/26/2022</w:t>
            </w:r>
          </w:p>
        </w:tc>
        <w:tc>
          <w:tcPr>
            <w:tcW w:w="1883" w:type="pct"/>
            <w:noWrap/>
            <w:hideMark/>
          </w:tcPr>
          <w:p w14:paraId="1E7BDA7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Scotland, United Kingdom</w:t>
            </w:r>
          </w:p>
        </w:tc>
        <w:tc>
          <w:tcPr>
            <w:tcW w:w="1235" w:type="pct"/>
            <w:noWrap/>
            <w:hideMark/>
          </w:tcPr>
          <w:p w14:paraId="1078367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37</w:t>
            </w:r>
          </w:p>
        </w:tc>
      </w:tr>
      <w:tr w:rsidR="006A19A4" w:rsidRPr="006A19A4" w14:paraId="738EED31" w14:textId="77777777" w:rsidTr="006A19A4">
        <w:trPr>
          <w:trHeight w:val="300"/>
        </w:trPr>
        <w:tc>
          <w:tcPr>
            <w:tcW w:w="718" w:type="pct"/>
            <w:noWrap/>
            <w:hideMark/>
          </w:tcPr>
          <w:p w14:paraId="7109B4F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w:t>
            </w:r>
          </w:p>
        </w:tc>
        <w:tc>
          <w:tcPr>
            <w:tcW w:w="1164" w:type="pct"/>
            <w:noWrap/>
            <w:hideMark/>
          </w:tcPr>
          <w:p w14:paraId="1C70534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4/26/2022</w:t>
            </w:r>
          </w:p>
        </w:tc>
        <w:tc>
          <w:tcPr>
            <w:tcW w:w="1883" w:type="pct"/>
            <w:noWrap/>
            <w:hideMark/>
          </w:tcPr>
          <w:p w14:paraId="1C36B14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Sjælland, Denmark</w:t>
            </w:r>
          </w:p>
        </w:tc>
        <w:tc>
          <w:tcPr>
            <w:tcW w:w="1235" w:type="pct"/>
            <w:noWrap/>
            <w:hideMark/>
          </w:tcPr>
          <w:p w14:paraId="793B509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4C59DE07" w14:textId="77777777" w:rsidTr="006A19A4">
        <w:trPr>
          <w:trHeight w:val="300"/>
        </w:trPr>
        <w:tc>
          <w:tcPr>
            <w:tcW w:w="718" w:type="pct"/>
            <w:noWrap/>
            <w:hideMark/>
          </w:tcPr>
          <w:p w14:paraId="4D2E704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w:t>
            </w:r>
          </w:p>
        </w:tc>
        <w:tc>
          <w:tcPr>
            <w:tcW w:w="1164" w:type="pct"/>
            <w:noWrap/>
            <w:hideMark/>
          </w:tcPr>
          <w:p w14:paraId="0995466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4/26/2022</w:t>
            </w:r>
          </w:p>
        </w:tc>
        <w:tc>
          <w:tcPr>
            <w:tcW w:w="1883" w:type="pct"/>
            <w:noWrap/>
            <w:hideMark/>
          </w:tcPr>
          <w:p w14:paraId="3EBAC0A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South Dakota, United States of America</w:t>
            </w:r>
          </w:p>
        </w:tc>
        <w:tc>
          <w:tcPr>
            <w:tcW w:w="1235" w:type="pct"/>
            <w:noWrap/>
            <w:hideMark/>
          </w:tcPr>
          <w:p w14:paraId="1D7C807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55</w:t>
            </w:r>
          </w:p>
        </w:tc>
      </w:tr>
      <w:tr w:rsidR="006A19A4" w:rsidRPr="006A19A4" w14:paraId="7778E313" w14:textId="77777777" w:rsidTr="006A19A4">
        <w:trPr>
          <w:trHeight w:val="300"/>
        </w:trPr>
        <w:tc>
          <w:tcPr>
            <w:tcW w:w="718" w:type="pct"/>
            <w:noWrap/>
            <w:hideMark/>
          </w:tcPr>
          <w:p w14:paraId="2EA7893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w:t>
            </w:r>
          </w:p>
        </w:tc>
        <w:tc>
          <w:tcPr>
            <w:tcW w:w="1164" w:type="pct"/>
            <w:noWrap/>
            <w:hideMark/>
          </w:tcPr>
          <w:p w14:paraId="6C48A2B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4/26/2022</w:t>
            </w:r>
          </w:p>
        </w:tc>
        <w:tc>
          <w:tcPr>
            <w:tcW w:w="1883" w:type="pct"/>
            <w:noWrap/>
            <w:hideMark/>
          </w:tcPr>
          <w:p w14:paraId="3996C069" w14:textId="77777777" w:rsidR="006A19A4" w:rsidRPr="006A19A4" w:rsidRDefault="006A19A4" w:rsidP="006A19A4">
            <w:pPr>
              <w:rPr>
                <w:rFonts w:ascii="Aptos Narrow" w:eastAsia="Times New Roman" w:hAnsi="Aptos Narrow" w:cs="Times New Roman"/>
                <w:color w:val="000000"/>
                <w:lang w:bidi="he-IL"/>
              </w:rPr>
            </w:pPr>
            <w:proofErr w:type="spellStart"/>
            <w:r w:rsidRPr="006A19A4">
              <w:rPr>
                <w:rFonts w:ascii="Aptos Narrow" w:eastAsia="Times New Roman" w:hAnsi="Aptos Narrow" w:cs="Times New Roman"/>
                <w:color w:val="000000"/>
                <w:lang w:bidi="he-IL"/>
              </w:rPr>
              <w:t>Syddanmark</w:t>
            </w:r>
            <w:proofErr w:type="spellEnd"/>
            <w:r w:rsidRPr="006A19A4">
              <w:rPr>
                <w:rFonts w:ascii="Aptos Narrow" w:eastAsia="Times New Roman" w:hAnsi="Aptos Narrow" w:cs="Times New Roman"/>
                <w:color w:val="000000"/>
                <w:lang w:bidi="he-IL"/>
              </w:rPr>
              <w:t>, Denmark</w:t>
            </w:r>
          </w:p>
        </w:tc>
        <w:tc>
          <w:tcPr>
            <w:tcW w:w="1235" w:type="pct"/>
            <w:noWrap/>
            <w:hideMark/>
          </w:tcPr>
          <w:p w14:paraId="6760611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1F95FECF" w14:textId="77777777" w:rsidTr="006A19A4">
        <w:trPr>
          <w:trHeight w:val="300"/>
        </w:trPr>
        <w:tc>
          <w:tcPr>
            <w:tcW w:w="718" w:type="pct"/>
            <w:noWrap/>
            <w:hideMark/>
          </w:tcPr>
          <w:p w14:paraId="73AC538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w:t>
            </w:r>
          </w:p>
        </w:tc>
        <w:tc>
          <w:tcPr>
            <w:tcW w:w="1164" w:type="pct"/>
            <w:noWrap/>
            <w:hideMark/>
          </w:tcPr>
          <w:p w14:paraId="350E279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4/26/2022</w:t>
            </w:r>
          </w:p>
        </w:tc>
        <w:tc>
          <w:tcPr>
            <w:tcW w:w="1883" w:type="pct"/>
            <w:noWrap/>
            <w:hideMark/>
          </w:tcPr>
          <w:p w14:paraId="7B1247F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 United States of America</w:t>
            </w:r>
          </w:p>
        </w:tc>
        <w:tc>
          <w:tcPr>
            <w:tcW w:w="1235" w:type="pct"/>
            <w:noWrap/>
            <w:hideMark/>
          </w:tcPr>
          <w:p w14:paraId="0760973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5625CA73" w14:textId="77777777" w:rsidTr="006A19A4">
        <w:trPr>
          <w:trHeight w:val="300"/>
        </w:trPr>
        <w:tc>
          <w:tcPr>
            <w:tcW w:w="718" w:type="pct"/>
            <w:noWrap/>
            <w:hideMark/>
          </w:tcPr>
          <w:p w14:paraId="585D1F4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w:t>
            </w:r>
          </w:p>
        </w:tc>
        <w:tc>
          <w:tcPr>
            <w:tcW w:w="1164" w:type="pct"/>
            <w:noWrap/>
            <w:hideMark/>
          </w:tcPr>
          <w:p w14:paraId="07856C4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4/26/2022</w:t>
            </w:r>
          </w:p>
        </w:tc>
        <w:tc>
          <w:tcPr>
            <w:tcW w:w="1883" w:type="pct"/>
            <w:noWrap/>
            <w:hideMark/>
          </w:tcPr>
          <w:p w14:paraId="24972A2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Vermont, United States of America</w:t>
            </w:r>
          </w:p>
        </w:tc>
        <w:tc>
          <w:tcPr>
            <w:tcW w:w="1235" w:type="pct"/>
            <w:noWrap/>
            <w:hideMark/>
          </w:tcPr>
          <w:p w14:paraId="5638A52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74DB523F" w14:textId="77777777" w:rsidTr="006A19A4">
        <w:trPr>
          <w:trHeight w:val="300"/>
        </w:trPr>
        <w:tc>
          <w:tcPr>
            <w:tcW w:w="718" w:type="pct"/>
            <w:noWrap/>
            <w:hideMark/>
          </w:tcPr>
          <w:p w14:paraId="02D4777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w:t>
            </w:r>
          </w:p>
        </w:tc>
        <w:tc>
          <w:tcPr>
            <w:tcW w:w="1164" w:type="pct"/>
            <w:noWrap/>
            <w:hideMark/>
          </w:tcPr>
          <w:p w14:paraId="2BF7FA5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4/26/2022</w:t>
            </w:r>
          </w:p>
        </w:tc>
        <w:tc>
          <w:tcPr>
            <w:tcW w:w="1883" w:type="pct"/>
            <w:noWrap/>
            <w:hideMark/>
          </w:tcPr>
          <w:p w14:paraId="634B4A2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Veterinary Inspection Unit North, Denmark</w:t>
            </w:r>
          </w:p>
        </w:tc>
        <w:tc>
          <w:tcPr>
            <w:tcW w:w="1235" w:type="pct"/>
            <w:noWrap/>
            <w:hideMark/>
          </w:tcPr>
          <w:p w14:paraId="5A68784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14A3B37F" w14:textId="77777777" w:rsidTr="006A19A4">
        <w:trPr>
          <w:trHeight w:val="300"/>
        </w:trPr>
        <w:tc>
          <w:tcPr>
            <w:tcW w:w="718" w:type="pct"/>
            <w:noWrap/>
            <w:hideMark/>
          </w:tcPr>
          <w:p w14:paraId="1CEF30E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w:t>
            </w:r>
          </w:p>
        </w:tc>
        <w:tc>
          <w:tcPr>
            <w:tcW w:w="1164" w:type="pct"/>
            <w:noWrap/>
            <w:hideMark/>
          </w:tcPr>
          <w:p w14:paraId="1F33C4B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4/26/2022</w:t>
            </w:r>
          </w:p>
        </w:tc>
        <w:tc>
          <w:tcPr>
            <w:tcW w:w="1883" w:type="pct"/>
            <w:noWrap/>
            <w:hideMark/>
          </w:tcPr>
          <w:p w14:paraId="200D8BA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Wisconsin, United States of America</w:t>
            </w:r>
          </w:p>
        </w:tc>
        <w:tc>
          <w:tcPr>
            <w:tcW w:w="1235" w:type="pct"/>
            <w:noWrap/>
            <w:hideMark/>
          </w:tcPr>
          <w:p w14:paraId="42B4295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26</w:t>
            </w:r>
          </w:p>
        </w:tc>
      </w:tr>
      <w:tr w:rsidR="006A19A4" w:rsidRPr="006A19A4" w14:paraId="5FD91C0C" w14:textId="77777777" w:rsidTr="006A19A4">
        <w:trPr>
          <w:trHeight w:val="300"/>
        </w:trPr>
        <w:tc>
          <w:tcPr>
            <w:tcW w:w="718" w:type="pct"/>
            <w:noWrap/>
            <w:hideMark/>
          </w:tcPr>
          <w:p w14:paraId="6729D96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w:t>
            </w:r>
          </w:p>
        </w:tc>
        <w:tc>
          <w:tcPr>
            <w:tcW w:w="1164" w:type="pct"/>
            <w:noWrap/>
            <w:hideMark/>
          </w:tcPr>
          <w:p w14:paraId="4B85AB6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4/26/2022</w:t>
            </w:r>
          </w:p>
        </w:tc>
        <w:tc>
          <w:tcPr>
            <w:tcW w:w="1883" w:type="pct"/>
            <w:noWrap/>
            <w:hideMark/>
          </w:tcPr>
          <w:p w14:paraId="620D01E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Wyoming, United States of America</w:t>
            </w:r>
          </w:p>
        </w:tc>
        <w:tc>
          <w:tcPr>
            <w:tcW w:w="1235" w:type="pct"/>
            <w:noWrap/>
            <w:hideMark/>
          </w:tcPr>
          <w:p w14:paraId="280EEE4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w:t>
            </w:r>
          </w:p>
        </w:tc>
      </w:tr>
      <w:tr w:rsidR="006A19A4" w:rsidRPr="006A19A4" w14:paraId="359163DD" w14:textId="77777777" w:rsidTr="006A19A4">
        <w:trPr>
          <w:trHeight w:val="300"/>
        </w:trPr>
        <w:tc>
          <w:tcPr>
            <w:tcW w:w="718" w:type="pct"/>
            <w:noWrap/>
            <w:hideMark/>
          </w:tcPr>
          <w:p w14:paraId="2715DFE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Oklahoma</w:t>
            </w:r>
          </w:p>
        </w:tc>
        <w:tc>
          <w:tcPr>
            <w:tcW w:w="1164" w:type="pct"/>
            <w:noWrap/>
            <w:hideMark/>
          </w:tcPr>
          <w:p w14:paraId="0D3BC88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4/28/2022</w:t>
            </w:r>
          </w:p>
        </w:tc>
        <w:tc>
          <w:tcPr>
            <w:tcW w:w="1883" w:type="pct"/>
            <w:noWrap/>
            <w:hideMark/>
          </w:tcPr>
          <w:p w14:paraId="4988EFE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Alberta, Canada</w:t>
            </w:r>
          </w:p>
        </w:tc>
        <w:tc>
          <w:tcPr>
            <w:tcW w:w="1235" w:type="pct"/>
            <w:noWrap/>
            <w:hideMark/>
          </w:tcPr>
          <w:p w14:paraId="256883B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137</w:t>
            </w:r>
          </w:p>
        </w:tc>
      </w:tr>
      <w:tr w:rsidR="006A19A4" w:rsidRPr="006A19A4" w14:paraId="64246A94" w14:textId="77777777" w:rsidTr="006A19A4">
        <w:trPr>
          <w:trHeight w:val="300"/>
        </w:trPr>
        <w:tc>
          <w:tcPr>
            <w:tcW w:w="718" w:type="pct"/>
            <w:noWrap/>
            <w:hideMark/>
          </w:tcPr>
          <w:p w14:paraId="25B0D61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Oklahoma</w:t>
            </w:r>
          </w:p>
        </w:tc>
        <w:tc>
          <w:tcPr>
            <w:tcW w:w="1164" w:type="pct"/>
            <w:noWrap/>
            <w:hideMark/>
          </w:tcPr>
          <w:p w14:paraId="0C125B7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4/28/2022</w:t>
            </w:r>
          </w:p>
        </w:tc>
        <w:tc>
          <w:tcPr>
            <w:tcW w:w="1883" w:type="pct"/>
            <w:noWrap/>
            <w:hideMark/>
          </w:tcPr>
          <w:p w14:paraId="374CC58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British Columbia, Canada</w:t>
            </w:r>
          </w:p>
        </w:tc>
        <w:tc>
          <w:tcPr>
            <w:tcW w:w="1235" w:type="pct"/>
            <w:noWrap/>
            <w:hideMark/>
          </w:tcPr>
          <w:p w14:paraId="1742438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14</w:t>
            </w:r>
          </w:p>
        </w:tc>
      </w:tr>
      <w:tr w:rsidR="006A19A4" w:rsidRPr="006A19A4" w14:paraId="19195084" w14:textId="77777777" w:rsidTr="006A19A4">
        <w:trPr>
          <w:trHeight w:val="300"/>
        </w:trPr>
        <w:tc>
          <w:tcPr>
            <w:tcW w:w="718" w:type="pct"/>
            <w:noWrap/>
            <w:hideMark/>
          </w:tcPr>
          <w:p w14:paraId="64198AE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Oklahoma</w:t>
            </w:r>
          </w:p>
        </w:tc>
        <w:tc>
          <w:tcPr>
            <w:tcW w:w="1164" w:type="pct"/>
            <w:noWrap/>
            <w:hideMark/>
          </w:tcPr>
          <w:p w14:paraId="42F1AEC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4/28/2022</w:t>
            </w:r>
          </w:p>
        </w:tc>
        <w:tc>
          <w:tcPr>
            <w:tcW w:w="1883" w:type="pct"/>
            <w:noWrap/>
            <w:hideMark/>
          </w:tcPr>
          <w:p w14:paraId="4CCB0EB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Colorado, United States of America</w:t>
            </w:r>
          </w:p>
        </w:tc>
        <w:tc>
          <w:tcPr>
            <w:tcW w:w="1235" w:type="pct"/>
            <w:noWrap/>
            <w:hideMark/>
          </w:tcPr>
          <w:p w14:paraId="2500571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1758F53A" w14:textId="77777777" w:rsidTr="006A19A4">
        <w:trPr>
          <w:trHeight w:val="300"/>
        </w:trPr>
        <w:tc>
          <w:tcPr>
            <w:tcW w:w="718" w:type="pct"/>
            <w:noWrap/>
            <w:hideMark/>
          </w:tcPr>
          <w:p w14:paraId="7B329EE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Oklahoma</w:t>
            </w:r>
          </w:p>
        </w:tc>
        <w:tc>
          <w:tcPr>
            <w:tcW w:w="1164" w:type="pct"/>
            <w:noWrap/>
            <w:hideMark/>
          </w:tcPr>
          <w:p w14:paraId="60072B0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4/28/2022</w:t>
            </w:r>
          </w:p>
        </w:tc>
        <w:tc>
          <w:tcPr>
            <w:tcW w:w="1883" w:type="pct"/>
            <w:noWrap/>
            <w:hideMark/>
          </w:tcPr>
          <w:p w14:paraId="0E09C7F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Florida, United States of America</w:t>
            </w:r>
          </w:p>
        </w:tc>
        <w:tc>
          <w:tcPr>
            <w:tcW w:w="1235" w:type="pct"/>
            <w:noWrap/>
            <w:hideMark/>
          </w:tcPr>
          <w:p w14:paraId="2849193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68307E94" w14:textId="77777777" w:rsidTr="006A19A4">
        <w:trPr>
          <w:trHeight w:val="300"/>
        </w:trPr>
        <w:tc>
          <w:tcPr>
            <w:tcW w:w="718" w:type="pct"/>
            <w:noWrap/>
            <w:hideMark/>
          </w:tcPr>
          <w:p w14:paraId="4AC465E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Oklahoma</w:t>
            </w:r>
          </w:p>
        </w:tc>
        <w:tc>
          <w:tcPr>
            <w:tcW w:w="1164" w:type="pct"/>
            <w:noWrap/>
            <w:hideMark/>
          </w:tcPr>
          <w:p w14:paraId="6B86DCE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4/28/2022</w:t>
            </w:r>
          </w:p>
        </w:tc>
        <w:tc>
          <w:tcPr>
            <w:tcW w:w="1883" w:type="pct"/>
            <w:noWrap/>
            <w:hideMark/>
          </w:tcPr>
          <w:p w14:paraId="2FD4B54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Idaho, United States of America</w:t>
            </w:r>
          </w:p>
        </w:tc>
        <w:tc>
          <w:tcPr>
            <w:tcW w:w="1235" w:type="pct"/>
            <w:noWrap/>
            <w:hideMark/>
          </w:tcPr>
          <w:p w14:paraId="0E3A288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27C788B9" w14:textId="77777777" w:rsidTr="006A19A4">
        <w:trPr>
          <w:trHeight w:val="300"/>
        </w:trPr>
        <w:tc>
          <w:tcPr>
            <w:tcW w:w="718" w:type="pct"/>
            <w:noWrap/>
            <w:hideMark/>
          </w:tcPr>
          <w:p w14:paraId="2774E9E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Oklahoma</w:t>
            </w:r>
          </w:p>
        </w:tc>
        <w:tc>
          <w:tcPr>
            <w:tcW w:w="1164" w:type="pct"/>
            <w:noWrap/>
            <w:hideMark/>
          </w:tcPr>
          <w:p w14:paraId="4B3F141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4/28/2022</w:t>
            </w:r>
          </w:p>
        </w:tc>
        <w:tc>
          <w:tcPr>
            <w:tcW w:w="1883" w:type="pct"/>
            <w:noWrap/>
            <w:hideMark/>
          </w:tcPr>
          <w:p w14:paraId="4DF2C53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Illinois, United States of America</w:t>
            </w:r>
          </w:p>
        </w:tc>
        <w:tc>
          <w:tcPr>
            <w:tcW w:w="1235" w:type="pct"/>
            <w:noWrap/>
            <w:hideMark/>
          </w:tcPr>
          <w:p w14:paraId="7585C44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5253644E" w14:textId="77777777" w:rsidTr="006A19A4">
        <w:trPr>
          <w:trHeight w:val="300"/>
        </w:trPr>
        <w:tc>
          <w:tcPr>
            <w:tcW w:w="718" w:type="pct"/>
            <w:noWrap/>
            <w:hideMark/>
          </w:tcPr>
          <w:p w14:paraId="2CD4EC3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Oklahoma</w:t>
            </w:r>
          </w:p>
        </w:tc>
        <w:tc>
          <w:tcPr>
            <w:tcW w:w="1164" w:type="pct"/>
            <w:noWrap/>
            <w:hideMark/>
          </w:tcPr>
          <w:p w14:paraId="7F76A6A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4/28/2022</w:t>
            </w:r>
          </w:p>
        </w:tc>
        <w:tc>
          <w:tcPr>
            <w:tcW w:w="1883" w:type="pct"/>
            <w:noWrap/>
            <w:hideMark/>
          </w:tcPr>
          <w:p w14:paraId="05E39EF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Indiana, United States of America</w:t>
            </w:r>
          </w:p>
        </w:tc>
        <w:tc>
          <w:tcPr>
            <w:tcW w:w="1235" w:type="pct"/>
            <w:noWrap/>
            <w:hideMark/>
          </w:tcPr>
          <w:p w14:paraId="08557AC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w:t>
            </w:r>
          </w:p>
        </w:tc>
      </w:tr>
      <w:tr w:rsidR="006A19A4" w:rsidRPr="006A19A4" w14:paraId="04C4A390" w14:textId="77777777" w:rsidTr="006A19A4">
        <w:trPr>
          <w:trHeight w:val="300"/>
        </w:trPr>
        <w:tc>
          <w:tcPr>
            <w:tcW w:w="718" w:type="pct"/>
            <w:noWrap/>
            <w:hideMark/>
          </w:tcPr>
          <w:p w14:paraId="643BD98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Oklahoma</w:t>
            </w:r>
          </w:p>
        </w:tc>
        <w:tc>
          <w:tcPr>
            <w:tcW w:w="1164" w:type="pct"/>
            <w:noWrap/>
            <w:hideMark/>
          </w:tcPr>
          <w:p w14:paraId="6714FE0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4/28/2022</w:t>
            </w:r>
          </w:p>
        </w:tc>
        <w:tc>
          <w:tcPr>
            <w:tcW w:w="1883" w:type="pct"/>
            <w:noWrap/>
            <w:hideMark/>
          </w:tcPr>
          <w:p w14:paraId="2B6291F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Iowa, United States of America</w:t>
            </w:r>
          </w:p>
        </w:tc>
        <w:tc>
          <w:tcPr>
            <w:tcW w:w="1235" w:type="pct"/>
            <w:noWrap/>
            <w:hideMark/>
          </w:tcPr>
          <w:p w14:paraId="7F874DE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23</w:t>
            </w:r>
          </w:p>
        </w:tc>
      </w:tr>
      <w:tr w:rsidR="006A19A4" w:rsidRPr="006A19A4" w14:paraId="3558DA8B" w14:textId="77777777" w:rsidTr="006A19A4">
        <w:trPr>
          <w:trHeight w:val="300"/>
        </w:trPr>
        <w:tc>
          <w:tcPr>
            <w:tcW w:w="718" w:type="pct"/>
            <w:noWrap/>
            <w:hideMark/>
          </w:tcPr>
          <w:p w14:paraId="06C37C8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Oklahoma</w:t>
            </w:r>
          </w:p>
        </w:tc>
        <w:tc>
          <w:tcPr>
            <w:tcW w:w="1164" w:type="pct"/>
            <w:noWrap/>
            <w:hideMark/>
          </w:tcPr>
          <w:p w14:paraId="148DA0F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4/28/2022</w:t>
            </w:r>
          </w:p>
        </w:tc>
        <w:tc>
          <w:tcPr>
            <w:tcW w:w="1883" w:type="pct"/>
            <w:noWrap/>
            <w:hideMark/>
          </w:tcPr>
          <w:p w14:paraId="1863D2C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Kansas, United States of America</w:t>
            </w:r>
          </w:p>
        </w:tc>
        <w:tc>
          <w:tcPr>
            <w:tcW w:w="1235" w:type="pct"/>
            <w:noWrap/>
            <w:hideMark/>
          </w:tcPr>
          <w:p w14:paraId="48991F7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5F47370B" w14:textId="77777777" w:rsidTr="006A19A4">
        <w:trPr>
          <w:trHeight w:val="300"/>
        </w:trPr>
        <w:tc>
          <w:tcPr>
            <w:tcW w:w="718" w:type="pct"/>
            <w:noWrap/>
            <w:hideMark/>
          </w:tcPr>
          <w:p w14:paraId="2CC4D6D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Oklahoma</w:t>
            </w:r>
          </w:p>
        </w:tc>
        <w:tc>
          <w:tcPr>
            <w:tcW w:w="1164" w:type="pct"/>
            <w:noWrap/>
            <w:hideMark/>
          </w:tcPr>
          <w:p w14:paraId="1672055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4/28/2022</w:t>
            </w:r>
          </w:p>
        </w:tc>
        <w:tc>
          <w:tcPr>
            <w:tcW w:w="1883" w:type="pct"/>
            <w:noWrap/>
            <w:hideMark/>
          </w:tcPr>
          <w:p w14:paraId="2F43A64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Khabarovsk, Russia</w:t>
            </w:r>
          </w:p>
        </w:tc>
        <w:tc>
          <w:tcPr>
            <w:tcW w:w="1235" w:type="pct"/>
            <w:noWrap/>
            <w:hideMark/>
          </w:tcPr>
          <w:p w14:paraId="514F038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2F9A7E4B" w14:textId="77777777" w:rsidTr="006A19A4">
        <w:trPr>
          <w:trHeight w:val="300"/>
        </w:trPr>
        <w:tc>
          <w:tcPr>
            <w:tcW w:w="718" w:type="pct"/>
            <w:noWrap/>
            <w:hideMark/>
          </w:tcPr>
          <w:p w14:paraId="4A179B8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Oklahoma</w:t>
            </w:r>
          </w:p>
        </w:tc>
        <w:tc>
          <w:tcPr>
            <w:tcW w:w="1164" w:type="pct"/>
            <w:noWrap/>
            <w:hideMark/>
          </w:tcPr>
          <w:p w14:paraId="06B57D0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4/28/2022</w:t>
            </w:r>
          </w:p>
        </w:tc>
        <w:tc>
          <w:tcPr>
            <w:tcW w:w="1883" w:type="pct"/>
            <w:noWrap/>
            <w:hideMark/>
          </w:tcPr>
          <w:p w14:paraId="7B8A553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Maine, United States of America</w:t>
            </w:r>
          </w:p>
        </w:tc>
        <w:tc>
          <w:tcPr>
            <w:tcW w:w="1235" w:type="pct"/>
            <w:noWrap/>
            <w:hideMark/>
          </w:tcPr>
          <w:p w14:paraId="04F46A3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6C8E9E72" w14:textId="77777777" w:rsidTr="006A19A4">
        <w:trPr>
          <w:trHeight w:val="300"/>
        </w:trPr>
        <w:tc>
          <w:tcPr>
            <w:tcW w:w="718" w:type="pct"/>
            <w:noWrap/>
            <w:hideMark/>
          </w:tcPr>
          <w:p w14:paraId="54EBC85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Oklahoma</w:t>
            </w:r>
          </w:p>
        </w:tc>
        <w:tc>
          <w:tcPr>
            <w:tcW w:w="1164" w:type="pct"/>
            <w:noWrap/>
            <w:hideMark/>
          </w:tcPr>
          <w:p w14:paraId="74712A7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4/28/2022</w:t>
            </w:r>
          </w:p>
        </w:tc>
        <w:tc>
          <w:tcPr>
            <w:tcW w:w="1883" w:type="pct"/>
            <w:noWrap/>
            <w:hideMark/>
          </w:tcPr>
          <w:p w14:paraId="3477CD6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Manitoba, Canada</w:t>
            </w:r>
          </w:p>
        </w:tc>
        <w:tc>
          <w:tcPr>
            <w:tcW w:w="1235" w:type="pct"/>
            <w:noWrap/>
            <w:hideMark/>
          </w:tcPr>
          <w:p w14:paraId="7310F4D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50</w:t>
            </w:r>
          </w:p>
        </w:tc>
      </w:tr>
      <w:tr w:rsidR="006A19A4" w:rsidRPr="006A19A4" w14:paraId="2ABA17AC" w14:textId="77777777" w:rsidTr="006A19A4">
        <w:trPr>
          <w:trHeight w:val="300"/>
        </w:trPr>
        <w:tc>
          <w:tcPr>
            <w:tcW w:w="718" w:type="pct"/>
            <w:noWrap/>
            <w:hideMark/>
          </w:tcPr>
          <w:p w14:paraId="3661657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lastRenderedPageBreak/>
              <w:t>Oklahoma</w:t>
            </w:r>
          </w:p>
        </w:tc>
        <w:tc>
          <w:tcPr>
            <w:tcW w:w="1164" w:type="pct"/>
            <w:noWrap/>
            <w:hideMark/>
          </w:tcPr>
          <w:p w14:paraId="517D546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4/28/2022</w:t>
            </w:r>
          </w:p>
        </w:tc>
        <w:tc>
          <w:tcPr>
            <w:tcW w:w="1883" w:type="pct"/>
            <w:noWrap/>
            <w:hideMark/>
          </w:tcPr>
          <w:p w14:paraId="501CB22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 United States of America</w:t>
            </w:r>
          </w:p>
        </w:tc>
        <w:tc>
          <w:tcPr>
            <w:tcW w:w="1235" w:type="pct"/>
            <w:noWrap/>
            <w:hideMark/>
          </w:tcPr>
          <w:p w14:paraId="77EBC38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15</w:t>
            </w:r>
          </w:p>
        </w:tc>
      </w:tr>
      <w:tr w:rsidR="006A19A4" w:rsidRPr="006A19A4" w14:paraId="739FF9E6" w14:textId="77777777" w:rsidTr="006A19A4">
        <w:trPr>
          <w:trHeight w:val="300"/>
        </w:trPr>
        <w:tc>
          <w:tcPr>
            <w:tcW w:w="718" w:type="pct"/>
            <w:noWrap/>
            <w:hideMark/>
          </w:tcPr>
          <w:p w14:paraId="402AE95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Oklahoma</w:t>
            </w:r>
          </w:p>
        </w:tc>
        <w:tc>
          <w:tcPr>
            <w:tcW w:w="1164" w:type="pct"/>
            <w:noWrap/>
            <w:hideMark/>
          </w:tcPr>
          <w:p w14:paraId="49468FD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4/28/2022</w:t>
            </w:r>
          </w:p>
        </w:tc>
        <w:tc>
          <w:tcPr>
            <w:tcW w:w="1883" w:type="pct"/>
            <w:noWrap/>
            <w:hideMark/>
          </w:tcPr>
          <w:p w14:paraId="3309E24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Minnesota, United States of America</w:t>
            </w:r>
          </w:p>
        </w:tc>
        <w:tc>
          <w:tcPr>
            <w:tcW w:w="1235" w:type="pct"/>
            <w:noWrap/>
            <w:hideMark/>
          </w:tcPr>
          <w:p w14:paraId="1D3ACB8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141</w:t>
            </w:r>
          </w:p>
        </w:tc>
      </w:tr>
      <w:tr w:rsidR="006A19A4" w:rsidRPr="006A19A4" w14:paraId="36AE4296" w14:textId="77777777" w:rsidTr="006A19A4">
        <w:trPr>
          <w:trHeight w:val="300"/>
        </w:trPr>
        <w:tc>
          <w:tcPr>
            <w:tcW w:w="718" w:type="pct"/>
            <w:noWrap/>
            <w:hideMark/>
          </w:tcPr>
          <w:p w14:paraId="5B42DB4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Oklahoma</w:t>
            </w:r>
          </w:p>
        </w:tc>
        <w:tc>
          <w:tcPr>
            <w:tcW w:w="1164" w:type="pct"/>
            <w:noWrap/>
            <w:hideMark/>
          </w:tcPr>
          <w:p w14:paraId="2EE3DE6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4/28/2022</w:t>
            </w:r>
          </w:p>
        </w:tc>
        <w:tc>
          <w:tcPr>
            <w:tcW w:w="1883" w:type="pct"/>
            <w:noWrap/>
            <w:hideMark/>
          </w:tcPr>
          <w:p w14:paraId="76D90A6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Missouri, United States of America</w:t>
            </w:r>
          </w:p>
        </w:tc>
        <w:tc>
          <w:tcPr>
            <w:tcW w:w="1235" w:type="pct"/>
            <w:noWrap/>
            <w:hideMark/>
          </w:tcPr>
          <w:p w14:paraId="7F713FE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w:t>
            </w:r>
          </w:p>
        </w:tc>
      </w:tr>
      <w:tr w:rsidR="006A19A4" w:rsidRPr="006A19A4" w14:paraId="46E8EA81" w14:textId="77777777" w:rsidTr="006A19A4">
        <w:trPr>
          <w:trHeight w:val="300"/>
        </w:trPr>
        <w:tc>
          <w:tcPr>
            <w:tcW w:w="718" w:type="pct"/>
            <w:noWrap/>
            <w:hideMark/>
          </w:tcPr>
          <w:p w14:paraId="563D461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Oklahoma</w:t>
            </w:r>
          </w:p>
        </w:tc>
        <w:tc>
          <w:tcPr>
            <w:tcW w:w="1164" w:type="pct"/>
            <w:noWrap/>
            <w:hideMark/>
          </w:tcPr>
          <w:p w14:paraId="07B6B2C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4/28/2022</w:t>
            </w:r>
          </w:p>
        </w:tc>
        <w:tc>
          <w:tcPr>
            <w:tcW w:w="1883" w:type="pct"/>
            <w:noWrap/>
            <w:hideMark/>
          </w:tcPr>
          <w:p w14:paraId="06F54EA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Montana, United States of America</w:t>
            </w:r>
          </w:p>
        </w:tc>
        <w:tc>
          <w:tcPr>
            <w:tcW w:w="1235" w:type="pct"/>
            <w:noWrap/>
            <w:hideMark/>
          </w:tcPr>
          <w:p w14:paraId="0BD6B4F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13</w:t>
            </w:r>
          </w:p>
        </w:tc>
      </w:tr>
      <w:tr w:rsidR="006A19A4" w:rsidRPr="006A19A4" w14:paraId="40CE79A5" w14:textId="77777777" w:rsidTr="006A19A4">
        <w:trPr>
          <w:trHeight w:val="300"/>
        </w:trPr>
        <w:tc>
          <w:tcPr>
            <w:tcW w:w="718" w:type="pct"/>
            <w:noWrap/>
            <w:hideMark/>
          </w:tcPr>
          <w:p w14:paraId="707925F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Oklahoma</w:t>
            </w:r>
          </w:p>
        </w:tc>
        <w:tc>
          <w:tcPr>
            <w:tcW w:w="1164" w:type="pct"/>
            <w:noWrap/>
            <w:hideMark/>
          </w:tcPr>
          <w:p w14:paraId="72B32D8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4/28/2022</w:t>
            </w:r>
          </w:p>
        </w:tc>
        <w:tc>
          <w:tcPr>
            <w:tcW w:w="1883" w:type="pct"/>
            <w:noWrap/>
            <w:hideMark/>
          </w:tcPr>
          <w:p w14:paraId="5EE787E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Nebraska, United States of America</w:t>
            </w:r>
          </w:p>
        </w:tc>
        <w:tc>
          <w:tcPr>
            <w:tcW w:w="1235" w:type="pct"/>
            <w:noWrap/>
            <w:hideMark/>
          </w:tcPr>
          <w:p w14:paraId="7355E21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w:t>
            </w:r>
          </w:p>
        </w:tc>
      </w:tr>
      <w:tr w:rsidR="006A19A4" w:rsidRPr="006A19A4" w14:paraId="0C90E067" w14:textId="77777777" w:rsidTr="006A19A4">
        <w:trPr>
          <w:trHeight w:val="300"/>
        </w:trPr>
        <w:tc>
          <w:tcPr>
            <w:tcW w:w="718" w:type="pct"/>
            <w:noWrap/>
            <w:hideMark/>
          </w:tcPr>
          <w:p w14:paraId="4C1D964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Oklahoma</w:t>
            </w:r>
          </w:p>
        </w:tc>
        <w:tc>
          <w:tcPr>
            <w:tcW w:w="1164" w:type="pct"/>
            <w:noWrap/>
            <w:hideMark/>
          </w:tcPr>
          <w:p w14:paraId="261A9B0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4/28/2022</w:t>
            </w:r>
          </w:p>
        </w:tc>
        <w:tc>
          <w:tcPr>
            <w:tcW w:w="1883" w:type="pct"/>
            <w:noWrap/>
            <w:hideMark/>
          </w:tcPr>
          <w:p w14:paraId="65BB0E3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Brunswick, Canada</w:t>
            </w:r>
          </w:p>
        </w:tc>
        <w:tc>
          <w:tcPr>
            <w:tcW w:w="1235" w:type="pct"/>
            <w:noWrap/>
            <w:hideMark/>
          </w:tcPr>
          <w:p w14:paraId="541D8C0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16E4A3E9" w14:textId="77777777" w:rsidTr="006A19A4">
        <w:trPr>
          <w:trHeight w:val="300"/>
        </w:trPr>
        <w:tc>
          <w:tcPr>
            <w:tcW w:w="718" w:type="pct"/>
            <w:noWrap/>
            <w:hideMark/>
          </w:tcPr>
          <w:p w14:paraId="2CFD815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Oklahoma</w:t>
            </w:r>
          </w:p>
        </w:tc>
        <w:tc>
          <w:tcPr>
            <w:tcW w:w="1164" w:type="pct"/>
            <w:noWrap/>
            <w:hideMark/>
          </w:tcPr>
          <w:p w14:paraId="1456FF9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4/28/2022</w:t>
            </w:r>
          </w:p>
        </w:tc>
        <w:tc>
          <w:tcPr>
            <w:tcW w:w="1883" w:type="pct"/>
            <w:noWrap/>
            <w:hideMark/>
          </w:tcPr>
          <w:p w14:paraId="6897B3F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 United States of America</w:t>
            </w:r>
          </w:p>
        </w:tc>
        <w:tc>
          <w:tcPr>
            <w:tcW w:w="1235" w:type="pct"/>
            <w:noWrap/>
            <w:hideMark/>
          </w:tcPr>
          <w:p w14:paraId="1EE01DD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w:t>
            </w:r>
          </w:p>
        </w:tc>
      </w:tr>
      <w:tr w:rsidR="006A19A4" w:rsidRPr="006A19A4" w14:paraId="03315062" w14:textId="77777777" w:rsidTr="006A19A4">
        <w:trPr>
          <w:trHeight w:val="300"/>
        </w:trPr>
        <w:tc>
          <w:tcPr>
            <w:tcW w:w="718" w:type="pct"/>
            <w:noWrap/>
            <w:hideMark/>
          </w:tcPr>
          <w:p w14:paraId="5C70D1F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Oklahoma</w:t>
            </w:r>
          </w:p>
        </w:tc>
        <w:tc>
          <w:tcPr>
            <w:tcW w:w="1164" w:type="pct"/>
            <w:noWrap/>
            <w:hideMark/>
          </w:tcPr>
          <w:p w14:paraId="6F341D5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4/28/2022</w:t>
            </w:r>
          </w:p>
        </w:tc>
        <w:tc>
          <w:tcPr>
            <w:tcW w:w="1883" w:type="pct"/>
            <w:noWrap/>
            <w:hideMark/>
          </w:tcPr>
          <w:p w14:paraId="3D5765C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Newfoundland and Labrador, Canada</w:t>
            </w:r>
          </w:p>
        </w:tc>
        <w:tc>
          <w:tcPr>
            <w:tcW w:w="1235" w:type="pct"/>
            <w:noWrap/>
            <w:hideMark/>
          </w:tcPr>
          <w:p w14:paraId="5CE974C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w:t>
            </w:r>
          </w:p>
        </w:tc>
      </w:tr>
      <w:tr w:rsidR="006A19A4" w:rsidRPr="006A19A4" w14:paraId="0DCBFD83" w14:textId="77777777" w:rsidTr="006A19A4">
        <w:trPr>
          <w:trHeight w:val="300"/>
        </w:trPr>
        <w:tc>
          <w:tcPr>
            <w:tcW w:w="718" w:type="pct"/>
            <w:noWrap/>
            <w:hideMark/>
          </w:tcPr>
          <w:p w14:paraId="15E5768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Oklahoma</w:t>
            </w:r>
          </w:p>
        </w:tc>
        <w:tc>
          <w:tcPr>
            <w:tcW w:w="1164" w:type="pct"/>
            <w:noWrap/>
            <w:hideMark/>
          </w:tcPr>
          <w:p w14:paraId="1F00D1F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4/28/2022</w:t>
            </w:r>
          </w:p>
        </w:tc>
        <w:tc>
          <w:tcPr>
            <w:tcW w:w="1883" w:type="pct"/>
            <w:noWrap/>
            <w:hideMark/>
          </w:tcPr>
          <w:p w14:paraId="7D84C98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Carolina, United States of America</w:t>
            </w:r>
          </w:p>
        </w:tc>
        <w:tc>
          <w:tcPr>
            <w:tcW w:w="1235" w:type="pct"/>
            <w:noWrap/>
            <w:hideMark/>
          </w:tcPr>
          <w:p w14:paraId="6A34FC9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16</w:t>
            </w:r>
          </w:p>
        </w:tc>
      </w:tr>
      <w:tr w:rsidR="006A19A4" w:rsidRPr="006A19A4" w14:paraId="0E0E855B" w14:textId="77777777" w:rsidTr="006A19A4">
        <w:trPr>
          <w:trHeight w:val="300"/>
        </w:trPr>
        <w:tc>
          <w:tcPr>
            <w:tcW w:w="718" w:type="pct"/>
            <w:noWrap/>
            <w:hideMark/>
          </w:tcPr>
          <w:p w14:paraId="65C9425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Oklahoma</w:t>
            </w:r>
          </w:p>
        </w:tc>
        <w:tc>
          <w:tcPr>
            <w:tcW w:w="1164" w:type="pct"/>
            <w:noWrap/>
            <w:hideMark/>
          </w:tcPr>
          <w:p w14:paraId="7502BC7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4/28/2022</w:t>
            </w:r>
          </w:p>
        </w:tc>
        <w:tc>
          <w:tcPr>
            <w:tcW w:w="1883" w:type="pct"/>
            <w:noWrap/>
            <w:hideMark/>
          </w:tcPr>
          <w:p w14:paraId="050568F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Dakota, United States of America</w:t>
            </w:r>
          </w:p>
        </w:tc>
        <w:tc>
          <w:tcPr>
            <w:tcW w:w="1235" w:type="pct"/>
            <w:noWrap/>
            <w:hideMark/>
          </w:tcPr>
          <w:p w14:paraId="3B9995A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27</w:t>
            </w:r>
          </w:p>
        </w:tc>
      </w:tr>
      <w:tr w:rsidR="006A19A4" w:rsidRPr="006A19A4" w14:paraId="50D0C262" w14:textId="77777777" w:rsidTr="006A19A4">
        <w:trPr>
          <w:trHeight w:val="300"/>
        </w:trPr>
        <w:tc>
          <w:tcPr>
            <w:tcW w:w="718" w:type="pct"/>
            <w:noWrap/>
            <w:hideMark/>
          </w:tcPr>
          <w:p w14:paraId="5E1EA03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Oklahoma</w:t>
            </w:r>
          </w:p>
        </w:tc>
        <w:tc>
          <w:tcPr>
            <w:tcW w:w="1164" w:type="pct"/>
            <w:noWrap/>
            <w:hideMark/>
          </w:tcPr>
          <w:p w14:paraId="57F4511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4/28/2022</w:t>
            </w:r>
          </w:p>
        </w:tc>
        <w:tc>
          <w:tcPr>
            <w:tcW w:w="1883" w:type="pct"/>
            <w:noWrap/>
            <w:hideMark/>
          </w:tcPr>
          <w:p w14:paraId="52D8B32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Ontario, Canada</w:t>
            </w:r>
          </w:p>
        </w:tc>
        <w:tc>
          <w:tcPr>
            <w:tcW w:w="1235" w:type="pct"/>
            <w:noWrap/>
            <w:hideMark/>
          </w:tcPr>
          <w:p w14:paraId="5E5DD56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71</w:t>
            </w:r>
          </w:p>
        </w:tc>
      </w:tr>
      <w:tr w:rsidR="006A19A4" w:rsidRPr="006A19A4" w14:paraId="65549DDF" w14:textId="77777777" w:rsidTr="006A19A4">
        <w:trPr>
          <w:trHeight w:val="300"/>
        </w:trPr>
        <w:tc>
          <w:tcPr>
            <w:tcW w:w="718" w:type="pct"/>
            <w:noWrap/>
            <w:hideMark/>
          </w:tcPr>
          <w:p w14:paraId="73BE0E0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Oklahoma</w:t>
            </w:r>
          </w:p>
        </w:tc>
        <w:tc>
          <w:tcPr>
            <w:tcW w:w="1164" w:type="pct"/>
            <w:noWrap/>
            <w:hideMark/>
          </w:tcPr>
          <w:p w14:paraId="5D2C257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4/28/2022</w:t>
            </w:r>
          </w:p>
        </w:tc>
        <w:tc>
          <w:tcPr>
            <w:tcW w:w="1883" w:type="pct"/>
            <w:noWrap/>
            <w:hideMark/>
          </w:tcPr>
          <w:p w14:paraId="01A7004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Pennsylvania, United States of America</w:t>
            </w:r>
          </w:p>
        </w:tc>
        <w:tc>
          <w:tcPr>
            <w:tcW w:w="1235" w:type="pct"/>
            <w:noWrap/>
            <w:hideMark/>
          </w:tcPr>
          <w:p w14:paraId="7EC1A14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8</w:t>
            </w:r>
          </w:p>
        </w:tc>
      </w:tr>
      <w:tr w:rsidR="006A19A4" w:rsidRPr="006A19A4" w14:paraId="529AA0C8" w14:textId="77777777" w:rsidTr="006A19A4">
        <w:trPr>
          <w:trHeight w:val="300"/>
        </w:trPr>
        <w:tc>
          <w:tcPr>
            <w:tcW w:w="718" w:type="pct"/>
            <w:noWrap/>
            <w:hideMark/>
          </w:tcPr>
          <w:p w14:paraId="7A39563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Oklahoma</w:t>
            </w:r>
          </w:p>
        </w:tc>
        <w:tc>
          <w:tcPr>
            <w:tcW w:w="1164" w:type="pct"/>
            <w:noWrap/>
            <w:hideMark/>
          </w:tcPr>
          <w:p w14:paraId="04AE676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4/28/2022</w:t>
            </w:r>
          </w:p>
        </w:tc>
        <w:tc>
          <w:tcPr>
            <w:tcW w:w="1883" w:type="pct"/>
            <w:noWrap/>
            <w:hideMark/>
          </w:tcPr>
          <w:p w14:paraId="31C0F2F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Québec, Canada</w:t>
            </w:r>
          </w:p>
        </w:tc>
        <w:tc>
          <w:tcPr>
            <w:tcW w:w="1235" w:type="pct"/>
            <w:noWrap/>
            <w:hideMark/>
          </w:tcPr>
          <w:p w14:paraId="5234E74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95</w:t>
            </w:r>
          </w:p>
        </w:tc>
      </w:tr>
      <w:tr w:rsidR="006A19A4" w:rsidRPr="006A19A4" w14:paraId="6E799736" w14:textId="77777777" w:rsidTr="006A19A4">
        <w:trPr>
          <w:trHeight w:val="300"/>
        </w:trPr>
        <w:tc>
          <w:tcPr>
            <w:tcW w:w="718" w:type="pct"/>
            <w:noWrap/>
            <w:hideMark/>
          </w:tcPr>
          <w:p w14:paraId="111705C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Oklahoma</w:t>
            </w:r>
          </w:p>
        </w:tc>
        <w:tc>
          <w:tcPr>
            <w:tcW w:w="1164" w:type="pct"/>
            <w:noWrap/>
            <w:hideMark/>
          </w:tcPr>
          <w:p w14:paraId="3B44829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4/28/2022</w:t>
            </w:r>
          </w:p>
        </w:tc>
        <w:tc>
          <w:tcPr>
            <w:tcW w:w="1883" w:type="pct"/>
            <w:noWrap/>
            <w:hideMark/>
          </w:tcPr>
          <w:p w14:paraId="4E52037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Saskatchewan, Canada</w:t>
            </w:r>
          </w:p>
        </w:tc>
        <w:tc>
          <w:tcPr>
            <w:tcW w:w="1235" w:type="pct"/>
            <w:noWrap/>
            <w:hideMark/>
          </w:tcPr>
          <w:p w14:paraId="3B5CB43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86</w:t>
            </w:r>
          </w:p>
        </w:tc>
      </w:tr>
      <w:tr w:rsidR="006A19A4" w:rsidRPr="006A19A4" w14:paraId="3AF7BB12" w14:textId="77777777" w:rsidTr="006A19A4">
        <w:trPr>
          <w:trHeight w:val="300"/>
        </w:trPr>
        <w:tc>
          <w:tcPr>
            <w:tcW w:w="718" w:type="pct"/>
            <w:noWrap/>
            <w:hideMark/>
          </w:tcPr>
          <w:p w14:paraId="49AAE38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Oklahoma</w:t>
            </w:r>
          </w:p>
        </w:tc>
        <w:tc>
          <w:tcPr>
            <w:tcW w:w="1164" w:type="pct"/>
            <w:noWrap/>
            <w:hideMark/>
          </w:tcPr>
          <w:p w14:paraId="3BE7CE6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4/28/2022</w:t>
            </w:r>
          </w:p>
        </w:tc>
        <w:tc>
          <w:tcPr>
            <w:tcW w:w="1883" w:type="pct"/>
            <w:noWrap/>
            <w:hideMark/>
          </w:tcPr>
          <w:p w14:paraId="46E6BBE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South Dakota, United States of America</w:t>
            </w:r>
          </w:p>
        </w:tc>
        <w:tc>
          <w:tcPr>
            <w:tcW w:w="1235" w:type="pct"/>
            <w:noWrap/>
            <w:hideMark/>
          </w:tcPr>
          <w:p w14:paraId="1CC48A3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43</w:t>
            </w:r>
          </w:p>
        </w:tc>
      </w:tr>
      <w:tr w:rsidR="006A19A4" w:rsidRPr="006A19A4" w14:paraId="7A8269E5" w14:textId="77777777" w:rsidTr="006A19A4">
        <w:trPr>
          <w:trHeight w:val="300"/>
        </w:trPr>
        <w:tc>
          <w:tcPr>
            <w:tcW w:w="718" w:type="pct"/>
            <w:noWrap/>
            <w:hideMark/>
          </w:tcPr>
          <w:p w14:paraId="4CD07FE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Oklahoma</w:t>
            </w:r>
          </w:p>
        </w:tc>
        <w:tc>
          <w:tcPr>
            <w:tcW w:w="1164" w:type="pct"/>
            <w:noWrap/>
            <w:hideMark/>
          </w:tcPr>
          <w:p w14:paraId="75C6822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4/28/2022</w:t>
            </w:r>
          </w:p>
        </w:tc>
        <w:tc>
          <w:tcPr>
            <w:tcW w:w="1883" w:type="pct"/>
            <w:noWrap/>
            <w:hideMark/>
          </w:tcPr>
          <w:p w14:paraId="5B7BDA7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 United States of America</w:t>
            </w:r>
          </w:p>
        </w:tc>
        <w:tc>
          <w:tcPr>
            <w:tcW w:w="1235" w:type="pct"/>
            <w:noWrap/>
            <w:hideMark/>
          </w:tcPr>
          <w:p w14:paraId="397938B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3C4291D0" w14:textId="77777777" w:rsidTr="006A19A4">
        <w:trPr>
          <w:trHeight w:val="300"/>
        </w:trPr>
        <w:tc>
          <w:tcPr>
            <w:tcW w:w="718" w:type="pct"/>
            <w:noWrap/>
            <w:hideMark/>
          </w:tcPr>
          <w:p w14:paraId="7825821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Oklahoma</w:t>
            </w:r>
          </w:p>
        </w:tc>
        <w:tc>
          <w:tcPr>
            <w:tcW w:w="1164" w:type="pct"/>
            <w:noWrap/>
            <w:hideMark/>
          </w:tcPr>
          <w:p w14:paraId="51FC3E4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4/28/2022</w:t>
            </w:r>
          </w:p>
        </w:tc>
        <w:tc>
          <w:tcPr>
            <w:tcW w:w="1883" w:type="pct"/>
            <w:noWrap/>
            <w:hideMark/>
          </w:tcPr>
          <w:p w14:paraId="54ED7A1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Vermont, United States of America</w:t>
            </w:r>
          </w:p>
        </w:tc>
        <w:tc>
          <w:tcPr>
            <w:tcW w:w="1235" w:type="pct"/>
            <w:noWrap/>
            <w:hideMark/>
          </w:tcPr>
          <w:p w14:paraId="35709CF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332948E1" w14:textId="77777777" w:rsidTr="006A19A4">
        <w:trPr>
          <w:trHeight w:val="300"/>
        </w:trPr>
        <w:tc>
          <w:tcPr>
            <w:tcW w:w="718" w:type="pct"/>
            <w:noWrap/>
            <w:hideMark/>
          </w:tcPr>
          <w:p w14:paraId="60E0A97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Oklahoma</w:t>
            </w:r>
          </w:p>
        </w:tc>
        <w:tc>
          <w:tcPr>
            <w:tcW w:w="1164" w:type="pct"/>
            <w:noWrap/>
            <w:hideMark/>
          </w:tcPr>
          <w:p w14:paraId="25D2DA7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4/28/2022</w:t>
            </w:r>
          </w:p>
        </w:tc>
        <w:tc>
          <w:tcPr>
            <w:tcW w:w="1883" w:type="pct"/>
            <w:noWrap/>
            <w:hideMark/>
          </w:tcPr>
          <w:p w14:paraId="251471C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Wisconsin, United States of America</w:t>
            </w:r>
          </w:p>
        </w:tc>
        <w:tc>
          <w:tcPr>
            <w:tcW w:w="1235" w:type="pct"/>
            <w:noWrap/>
            <w:hideMark/>
          </w:tcPr>
          <w:p w14:paraId="1C5CE77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30</w:t>
            </w:r>
          </w:p>
        </w:tc>
      </w:tr>
      <w:tr w:rsidR="006A19A4" w:rsidRPr="006A19A4" w14:paraId="21438C66" w14:textId="77777777" w:rsidTr="006A19A4">
        <w:trPr>
          <w:trHeight w:val="300"/>
        </w:trPr>
        <w:tc>
          <w:tcPr>
            <w:tcW w:w="718" w:type="pct"/>
            <w:noWrap/>
            <w:hideMark/>
          </w:tcPr>
          <w:p w14:paraId="51DDA87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Oklahoma</w:t>
            </w:r>
          </w:p>
        </w:tc>
        <w:tc>
          <w:tcPr>
            <w:tcW w:w="1164" w:type="pct"/>
            <w:noWrap/>
            <w:hideMark/>
          </w:tcPr>
          <w:p w14:paraId="3F95D1E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4/28/2022</w:t>
            </w:r>
          </w:p>
        </w:tc>
        <w:tc>
          <w:tcPr>
            <w:tcW w:w="1883" w:type="pct"/>
            <w:noWrap/>
            <w:hideMark/>
          </w:tcPr>
          <w:p w14:paraId="71A3370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Wyoming, United States of America</w:t>
            </w:r>
          </w:p>
        </w:tc>
        <w:tc>
          <w:tcPr>
            <w:tcW w:w="1235" w:type="pct"/>
            <w:noWrap/>
            <w:hideMark/>
          </w:tcPr>
          <w:p w14:paraId="1D820D4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w:t>
            </w:r>
          </w:p>
        </w:tc>
      </w:tr>
      <w:tr w:rsidR="006A19A4" w:rsidRPr="006A19A4" w14:paraId="7A2BB58B" w14:textId="77777777" w:rsidTr="006A19A4">
        <w:trPr>
          <w:trHeight w:val="300"/>
        </w:trPr>
        <w:tc>
          <w:tcPr>
            <w:tcW w:w="718" w:type="pct"/>
            <w:noWrap/>
            <w:hideMark/>
          </w:tcPr>
          <w:p w14:paraId="376DDC5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Oregon</w:t>
            </w:r>
          </w:p>
        </w:tc>
        <w:tc>
          <w:tcPr>
            <w:tcW w:w="1164" w:type="pct"/>
            <w:noWrap/>
            <w:hideMark/>
          </w:tcPr>
          <w:p w14:paraId="0CAB447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4/29/2022</w:t>
            </w:r>
          </w:p>
        </w:tc>
        <w:tc>
          <w:tcPr>
            <w:tcW w:w="1883" w:type="pct"/>
            <w:noWrap/>
            <w:hideMark/>
          </w:tcPr>
          <w:p w14:paraId="216F101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Akita, Japan</w:t>
            </w:r>
          </w:p>
        </w:tc>
        <w:tc>
          <w:tcPr>
            <w:tcW w:w="1235" w:type="pct"/>
            <w:noWrap/>
            <w:hideMark/>
          </w:tcPr>
          <w:p w14:paraId="3CC8B09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0986456D" w14:textId="77777777" w:rsidTr="006A19A4">
        <w:trPr>
          <w:trHeight w:val="300"/>
        </w:trPr>
        <w:tc>
          <w:tcPr>
            <w:tcW w:w="718" w:type="pct"/>
            <w:noWrap/>
            <w:hideMark/>
          </w:tcPr>
          <w:p w14:paraId="79E09F2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Oregon</w:t>
            </w:r>
          </w:p>
        </w:tc>
        <w:tc>
          <w:tcPr>
            <w:tcW w:w="1164" w:type="pct"/>
            <w:noWrap/>
            <w:hideMark/>
          </w:tcPr>
          <w:p w14:paraId="3945F57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4/29/2022</w:t>
            </w:r>
          </w:p>
        </w:tc>
        <w:tc>
          <w:tcPr>
            <w:tcW w:w="1883" w:type="pct"/>
            <w:noWrap/>
            <w:hideMark/>
          </w:tcPr>
          <w:p w14:paraId="4BE73B9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Alberta, Canada</w:t>
            </w:r>
          </w:p>
        </w:tc>
        <w:tc>
          <w:tcPr>
            <w:tcW w:w="1235" w:type="pct"/>
            <w:noWrap/>
            <w:hideMark/>
          </w:tcPr>
          <w:p w14:paraId="00E5C36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137</w:t>
            </w:r>
          </w:p>
        </w:tc>
      </w:tr>
      <w:tr w:rsidR="006A19A4" w:rsidRPr="006A19A4" w14:paraId="02E1A1AA" w14:textId="77777777" w:rsidTr="006A19A4">
        <w:trPr>
          <w:trHeight w:val="300"/>
        </w:trPr>
        <w:tc>
          <w:tcPr>
            <w:tcW w:w="718" w:type="pct"/>
            <w:noWrap/>
            <w:hideMark/>
          </w:tcPr>
          <w:p w14:paraId="7F22158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Oregon</w:t>
            </w:r>
          </w:p>
        </w:tc>
        <w:tc>
          <w:tcPr>
            <w:tcW w:w="1164" w:type="pct"/>
            <w:noWrap/>
            <w:hideMark/>
          </w:tcPr>
          <w:p w14:paraId="599FCFF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4/29/2022</w:t>
            </w:r>
          </w:p>
        </w:tc>
        <w:tc>
          <w:tcPr>
            <w:tcW w:w="1883" w:type="pct"/>
            <w:noWrap/>
            <w:hideMark/>
          </w:tcPr>
          <w:p w14:paraId="62FA0DB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Aomori, Japan</w:t>
            </w:r>
          </w:p>
        </w:tc>
        <w:tc>
          <w:tcPr>
            <w:tcW w:w="1235" w:type="pct"/>
            <w:noWrap/>
            <w:hideMark/>
          </w:tcPr>
          <w:p w14:paraId="2DED47A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68ADE8BC" w14:textId="77777777" w:rsidTr="006A19A4">
        <w:trPr>
          <w:trHeight w:val="300"/>
        </w:trPr>
        <w:tc>
          <w:tcPr>
            <w:tcW w:w="718" w:type="pct"/>
            <w:noWrap/>
            <w:hideMark/>
          </w:tcPr>
          <w:p w14:paraId="2503B6C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Oregon</w:t>
            </w:r>
          </w:p>
        </w:tc>
        <w:tc>
          <w:tcPr>
            <w:tcW w:w="1164" w:type="pct"/>
            <w:noWrap/>
            <w:hideMark/>
          </w:tcPr>
          <w:p w14:paraId="1A869BE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4/29/2022</w:t>
            </w:r>
          </w:p>
        </w:tc>
        <w:tc>
          <w:tcPr>
            <w:tcW w:w="1883" w:type="pct"/>
            <w:noWrap/>
            <w:hideMark/>
          </w:tcPr>
          <w:p w14:paraId="3916ACB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British Columbia, Canada</w:t>
            </w:r>
          </w:p>
        </w:tc>
        <w:tc>
          <w:tcPr>
            <w:tcW w:w="1235" w:type="pct"/>
            <w:noWrap/>
            <w:hideMark/>
          </w:tcPr>
          <w:p w14:paraId="35ED38E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14</w:t>
            </w:r>
          </w:p>
        </w:tc>
      </w:tr>
      <w:tr w:rsidR="006A19A4" w:rsidRPr="006A19A4" w14:paraId="1E0540A7" w14:textId="77777777" w:rsidTr="006A19A4">
        <w:trPr>
          <w:trHeight w:val="300"/>
        </w:trPr>
        <w:tc>
          <w:tcPr>
            <w:tcW w:w="718" w:type="pct"/>
            <w:noWrap/>
            <w:hideMark/>
          </w:tcPr>
          <w:p w14:paraId="72C6722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Oregon</w:t>
            </w:r>
          </w:p>
        </w:tc>
        <w:tc>
          <w:tcPr>
            <w:tcW w:w="1164" w:type="pct"/>
            <w:noWrap/>
            <w:hideMark/>
          </w:tcPr>
          <w:p w14:paraId="4217082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4/29/2022</w:t>
            </w:r>
          </w:p>
        </w:tc>
        <w:tc>
          <w:tcPr>
            <w:tcW w:w="1883" w:type="pct"/>
            <w:noWrap/>
            <w:hideMark/>
          </w:tcPr>
          <w:p w14:paraId="08A1B2D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Colorado, United States of America</w:t>
            </w:r>
          </w:p>
        </w:tc>
        <w:tc>
          <w:tcPr>
            <w:tcW w:w="1235" w:type="pct"/>
            <w:noWrap/>
            <w:hideMark/>
          </w:tcPr>
          <w:p w14:paraId="3E56ABA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6323216F" w14:textId="77777777" w:rsidTr="006A19A4">
        <w:trPr>
          <w:trHeight w:val="300"/>
        </w:trPr>
        <w:tc>
          <w:tcPr>
            <w:tcW w:w="718" w:type="pct"/>
            <w:noWrap/>
            <w:hideMark/>
          </w:tcPr>
          <w:p w14:paraId="4A8E059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Oregon</w:t>
            </w:r>
          </w:p>
        </w:tc>
        <w:tc>
          <w:tcPr>
            <w:tcW w:w="1164" w:type="pct"/>
            <w:noWrap/>
            <w:hideMark/>
          </w:tcPr>
          <w:p w14:paraId="4579FB5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4/29/2022</w:t>
            </w:r>
          </w:p>
        </w:tc>
        <w:tc>
          <w:tcPr>
            <w:tcW w:w="1883" w:type="pct"/>
            <w:noWrap/>
            <w:hideMark/>
          </w:tcPr>
          <w:p w14:paraId="73AB8E3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Florida, United States of America</w:t>
            </w:r>
          </w:p>
        </w:tc>
        <w:tc>
          <w:tcPr>
            <w:tcW w:w="1235" w:type="pct"/>
            <w:noWrap/>
            <w:hideMark/>
          </w:tcPr>
          <w:p w14:paraId="177AF55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3111E863" w14:textId="77777777" w:rsidTr="006A19A4">
        <w:trPr>
          <w:trHeight w:val="300"/>
        </w:trPr>
        <w:tc>
          <w:tcPr>
            <w:tcW w:w="718" w:type="pct"/>
            <w:noWrap/>
            <w:hideMark/>
          </w:tcPr>
          <w:p w14:paraId="55C691D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Oregon</w:t>
            </w:r>
          </w:p>
        </w:tc>
        <w:tc>
          <w:tcPr>
            <w:tcW w:w="1164" w:type="pct"/>
            <w:noWrap/>
            <w:hideMark/>
          </w:tcPr>
          <w:p w14:paraId="3DD4C76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4/29/2022</w:t>
            </w:r>
          </w:p>
        </w:tc>
        <w:tc>
          <w:tcPr>
            <w:tcW w:w="1883" w:type="pct"/>
            <w:noWrap/>
            <w:hideMark/>
          </w:tcPr>
          <w:p w14:paraId="26F1C6E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Hokkaido, Japan</w:t>
            </w:r>
          </w:p>
        </w:tc>
        <w:tc>
          <w:tcPr>
            <w:tcW w:w="1235" w:type="pct"/>
            <w:noWrap/>
            <w:hideMark/>
          </w:tcPr>
          <w:p w14:paraId="24677C2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41</w:t>
            </w:r>
          </w:p>
        </w:tc>
      </w:tr>
      <w:tr w:rsidR="006A19A4" w:rsidRPr="006A19A4" w14:paraId="6BC03697" w14:textId="77777777" w:rsidTr="006A19A4">
        <w:trPr>
          <w:trHeight w:val="300"/>
        </w:trPr>
        <w:tc>
          <w:tcPr>
            <w:tcW w:w="718" w:type="pct"/>
            <w:noWrap/>
            <w:hideMark/>
          </w:tcPr>
          <w:p w14:paraId="170CF51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Oregon</w:t>
            </w:r>
          </w:p>
        </w:tc>
        <w:tc>
          <w:tcPr>
            <w:tcW w:w="1164" w:type="pct"/>
            <w:noWrap/>
            <w:hideMark/>
          </w:tcPr>
          <w:p w14:paraId="6723F02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4/29/2022</w:t>
            </w:r>
          </w:p>
        </w:tc>
        <w:tc>
          <w:tcPr>
            <w:tcW w:w="1883" w:type="pct"/>
            <w:noWrap/>
            <w:hideMark/>
          </w:tcPr>
          <w:p w14:paraId="68C14F8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Idaho, United States of America</w:t>
            </w:r>
          </w:p>
        </w:tc>
        <w:tc>
          <w:tcPr>
            <w:tcW w:w="1235" w:type="pct"/>
            <w:noWrap/>
            <w:hideMark/>
          </w:tcPr>
          <w:p w14:paraId="5B15BB5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7C9F838D" w14:textId="77777777" w:rsidTr="006A19A4">
        <w:trPr>
          <w:trHeight w:val="300"/>
        </w:trPr>
        <w:tc>
          <w:tcPr>
            <w:tcW w:w="718" w:type="pct"/>
            <w:noWrap/>
            <w:hideMark/>
          </w:tcPr>
          <w:p w14:paraId="47FB3E1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Oregon</w:t>
            </w:r>
          </w:p>
        </w:tc>
        <w:tc>
          <w:tcPr>
            <w:tcW w:w="1164" w:type="pct"/>
            <w:noWrap/>
            <w:hideMark/>
          </w:tcPr>
          <w:p w14:paraId="0C8995F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4/29/2022</w:t>
            </w:r>
          </w:p>
        </w:tc>
        <w:tc>
          <w:tcPr>
            <w:tcW w:w="1883" w:type="pct"/>
            <w:noWrap/>
            <w:hideMark/>
          </w:tcPr>
          <w:p w14:paraId="154A81D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Illinois, United States of America</w:t>
            </w:r>
          </w:p>
        </w:tc>
        <w:tc>
          <w:tcPr>
            <w:tcW w:w="1235" w:type="pct"/>
            <w:noWrap/>
            <w:hideMark/>
          </w:tcPr>
          <w:p w14:paraId="6662F00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3AFEC09E" w14:textId="77777777" w:rsidTr="006A19A4">
        <w:trPr>
          <w:trHeight w:val="300"/>
        </w:trPr>
        <w:tc>
          <w:tcPr>
            <w:tcW w:w="718" w:type="pct"/>
            <w:noWrap/>
            <w:hideMark/>
          </w:tcPr>
          <w:p w14:paraId="0E86A2D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Oregon</w:t>
            </w:r>
          </w:p>
        </w:tc>
        <w:tc>
          <w:tcPr>
            <w:tcW w:w="1164" w:type="pct"/>
            <w:noWrap/>
            <w:hideMark/>
          </w:tcPr>
          <w:p w14:paraId="5E22249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4/29/2022</w:t>
            </w:r>
          </w:p>
        </w:tc>
        <w:tc>
          <w:tcPr>
            <w:tcW w:w="1883" w:type="pct"/>
            <w:noWrap/>
            <w:hideMark/>
          </w:tcPr>
          <w:p w14:paraId="5EE292D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Indiana, United States of America</w:t>
            </w:r>
          </w:p>
        </w:tc>
        <w:tc>
          <w:tcPr>
            <w:tcW w:w="1235" w:type="pct"/>
            <w:noWrap/>
            <w:hideMark/>
          </w:tcPr>
          <w:p w14:paraId="35272D3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w:t>
            </w:r>
          </w:p>
        </w:tc>
      </w:tr>
      <w:tr w:rsidR="006A19A4" w:rsidRPr="006A19A4" w14:paraId="07ECF6C8" w14:textId="77777777" w:rsidTr="006A19A4">
        <w:trPr>
          <w:trHeight w:val="300"/>
        </w:trPr>
        <w:tc>
          <w:tcPr>
            <w:tcW w:w="718" w:type="pct"/>
            <w:noWrap/>
            <w:hideMark/>
          </w:tcPr>
          <w:p w14:paraId="5A30503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Oregon</w:t>
            </w:r>
          </w:p>
        </w:tc>
        <w:tc>
          <w:tcPr>
            <w:tcW w:w="1164" w:type="pct"/>
            <w:noWrap/>
            <w:hideMark/>
          </w:tcPr>
          <w:p w14:paraId="0A82B15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4/29/2022</w:t>
            </w:r>
          </w:p>
        </w:tc>
        <w:tc>
          <w:tcPr>
            <w:tcW w:w="1883" w:type="pct"/>
            <w:noWrap/>
            <w:hideMark/>
          </w:tcPr>
          <w:p w14:paraId="52D927A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Iowa, United States of America</w:t>
            </w:r>
          </w:p>
        </w:tc>
        <w:tc>
          <w:tcPr>
            <w:tcW w:w="1235" w:type="pct"/>
            <w:noWrap/>
            <w:hideMark/>
          </w:tcPr>
          <w:p w14:paraId="6FD2E01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18</w:t>
            </w:r>
          </w:p>
        </w:tc>
      </w:tr>
      <w:tr w:rsidR="006A19A4" w:rsidRPr="006A19A4" w14:paraId="4A0505E1" w14:textId="77777777" w:rsidTr="006A19A4">
        <w:trPr>
          <w:trHeight w:val="300"/>
        </w:trPr>
        <w:tc>
          <w:tcPr>
            <w:tcW w:w="718" w:type="pct"/>
            <w:noWrap/>
            <w:hideMark/>
          </w:tcPr>
          <w:p w14:paraId="28C4115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Oregon</w:t>
            </w:r>
          </w:p>
        </w:tc>
        <w:tc>
          <w:tcPr>
            <w:tcW w:w="1164" w:type="pct"/>
            <w:noWrap/>
            <w:hideMark/>
          </w:tcPr>
          <w:p w14:paraId="04D97F9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4/29/2022</w:t>
            </w:r>
          </w:p>
        </w:tc>
        <w:tc>
          <w:tcPr>
            <w:tcW w:w="1883" w:type="pct"/>
            <w:noWrap/>
            <w:hideMark/>
          </w:tcPr>
          <w:p w14:paraId="2701511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Iwate, Japan</w:t>
            </w:r>
          </w:p>
        </w:tc>
        <w:tc>
          <w:tcPr>
            <w:tcW w:w="1235" w:type="pct"/>
            <w:noWrap/>
            <w:hideMark/>
          </w:tcPr>
          <w:p w14:paraId="789011B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0FE1DC29" w14:textId="77777777" w:rsidTr="006A19A4">
        <w:trPr>
          <w:trHeight w:val="300"/>
        </w:trPr>
        <w:tc>
          <w:tcPr>
            <w:tcW w:w="718" w:type="pct"/>
            <w:noWrap/>
            <w:hideMark/>
          </w:tcPr>
          <w:p w14:paraId="3DBF659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Oregon</w:t>
            </w:r>
          </w:p>
        </w:tc>
        <w:tc>
          <w:tcPr>
            <w:tcW w:w="1164" w:type="pct"/>
            <w:noWrap/>
            <w:hideMark/>
          </w:tcPr>
          <w:p w14:paraId="72A8944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4/29/2022</w:t>
            </w:r>
          </w:p>
        </w:tc>
        <w:tc>
          <w:tcPr>
            <w:tcW w:w="1883" w:type="pct"/>
            <w:noWrap/>
            <w:hideMark/>
          </w:tcPr>
          <w:p w14:paraId="484CC2B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Kansas, United States of America</w:t>
            </w:r>
          </w:p>
        </w:tc>
        <w:tc>
          <w:tcPr>
            <w:tcW w:w="1235" w:type="pct"/>
            <w:noWrap/>
            <w:hideMark/>
          </w:tcPr>
          <w:p w14:paraId="43D650A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2BE20A1D" w14:textId="77777777" w:rsidTr="006A19A4">
        <w:trPr>
          <w:trHeight w:val="300"/>
        </w:trPr>
        <w:tc>
          <w:tcPr>
            <w:tcW w:w="718" w:type="pct"/>
            <w:noWrap/>
            <w:hideMark/>
          </w:tcPr>
          <w:p w14:paraId="66C7C62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Oregon</w:t>
            </w:r>
          </w:p>
        </w:tc>
        <w:tc>
          <w:tcPr>
            <w:tcW w:w="1164" w:type="pct"/>
            <w:noWrap/>
            <w:hideMark/>
          </w:tcPr>
          <w:p w14:paraId="190A3F1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4/29/2022</w:t>
            </w:r>
          </w:p>
        </w:tc>
        <w:tc>
          <w:tcPr>
            <w:tcW w:w="1883" w:type="pct"/>
            <w:noWrap/>
            <w:hideMark/>
          </w:tcPr>
          <w:p w14:paraId="3922CBD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Khabarovsk, Russia</w:t>
            </w:r>
          </w:p>
        </w:tc>
        <w:tc>
          <w:tcPr>
            <w:tcW w:w="1235" w:type="pct"/>
            <w:noWrap/>
            <w:hideMark/>
          </w:tcPr>
          <w:p w14:paraId="06F2CE5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3531CA79" w14:textId="77777777" w:rsidTr="006A19A4">
        <w:trPr>
          <w:trHeight w:val="300"/>
        </w:trPr>
        <w:tc>
          <w:tcPr>
            <w:tcW w:w="718" w:type="pct"/>
            <w:noWrap/>
            <w:hideMark/>
          </w:tcPr>
          <w:p w14:paraId="19AACAB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Oregon</w:t>
            </w:r>
          </w:p>
        </w:tc>
        <w:tc>
          <w:tcPr>
            <w:tcW w:w="1164" w:type="pct"/>
            <w:noWrap/>
            <w:hideMark/>
          </w:tcPr>
          <w:p w14:paraId="482F693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4/29/2022</w:t>
            </w:r>
          </w:p>
        </w:tc>
        <w:tc>
          <w:tcPr>
            <w:tcW w:w="1883" w:type="pct"/>
            <w:noWrap/>
            <w:hideMark/>
          </w:tcPr>
          <w:p w14:paraId="5DE4D05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Maine, United States of America</w:t>
            </w:r>
          </w:p>
        </w:tc>
        <w:tc>
          <w:tcPr>
            <w:tcW w:w="1235" w:type="pct"/>
            <w:noWrap/>
            <w:hideMark/>
          </w:tcPr>
          <w:p w14:paraId="2E19F75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5AFEFE39" w14:textId="77777777" w:rsidTr="006A19A4">
        <w:trPr>
          <w:trHeight w:val="300"/>
        </w:trPr>
        <w:tc>
          <w:tcPr>
            <w:tcW w:w="718" w:type="pct"/>
            <w:noWrap/>
            <w:hideMark/>
          </w:tcPr>
          <w:p w14:paraId="52315AF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Oregon</w:t>
            </w:r>
          </w:p>
        </w:tc>
        <w:tc>
          <w:tcPr>
            <w:tcW w:w="1164" w:type="pct"/>
            <w:noWrap/>
            <w:hideMark/>
          </w:tcPr>
          <w:p w14:paraId="4A7AF1B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4/29/2022</w:t>
            </w:r>
          </w:p>
        </w:tc>
        <w:tc>
          <w:tcPr>
            <w:tcW w:w="1883" w:type="pct"/>
            <w:noWrap/>
            <w:hideMark/>
          </w:tcPr>
          <w:p w14:paraId="6997163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Manitoba, Canada</w:t>
            </w:r>
          </w:p>
        </w:tc>
        <w:tc>
          <w:tcPr>
            <w:tcW w:w="1235" w:type="pct"/>
            <w:noWrap/>
            <w:hideMark/>
          </w:tcPr>
          <w:p w14:paraId="643B88E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50</w:t>
            </w:r>
          </w:p>
        </w:tc>
      </w:tr>
      <w:tr w:rsidR="006A19A4" w:rsidRPr="006A19A4" w14:paraId="1A0DE739" w14:textId="77777777" w:rsidTr="006A19A4">
        <w:trPr>
          <w:trHeight w:val="300"/>
        </w:trPr>
        <w:tc>
          <w:tcPr>
            <w:tcW w:w="718" w:type="pct"/>
            <w:noWrap/>
            <w:hideMark/>
          </w:tcPr>
          <w:p w14:paraId="036BAC6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Oregon</w:t>
            </w:r>
          </w:p>
        </w:tc>
        <w:tc>
          <w:tcPr>
            <w:tcW w:w="1164" w:type="pct"/>
            <w:noWrap/>
            <w:hideMark/>
          </w:tcPr>
          <w:p w14:paraId="54C26B4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4/29/2022</w:t>
            </w:r>
          </w:p>
        </w:tc>
        <w:tc>
          <w:tcPr>
            <w:tcW w:w="1883" w:type="pct"/>
            <w:noWrap/>
            <w:hideMark/>
          </w:tcPr>
          <w:p w14:paraId="419B281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 United States of America</w:t>
            </w:r>
          </w:p>
        </w:tc>
        <w:tc>
          <w:tcPr>
            <w:tcW w:w="1235" w:type="pct"/>
            <w:noWrap/>
            <w:hideMark/>
          </w:tcPr>
          <w:p w14:paraId="785CC56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15</w:t>
            </w:r>
          </w:p>
        </w:tc>
      </w:tr>
      <w:tr w:rsidR="006A19A4" w:rsidRPr="006A19A4" w14:paraId="306EB2EC" w14:textId="77777777" w:rsidTr="006A19A4">
        <w:trPr>
          <w:trHeight w:val="300"/>
        </w:trPr>
        <w:tc>
          <w:tcPr>
            <w:tcW w:w="718" w:type="pct"/>
            <w:noWrap/>
            <w:hideMark/>
          </w:tcPr>
          <w:p w14:paraId="226C314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lastRenderedPageBreak/>
              <w:t>Oregon</w:t>
            </w:r>
          </w:p>
        </w:tc>
        <w:tc>
          <w:tcPr>
            <w:tcW w:w="1164" w:type="pct"/>
            <w:noWrap/>
            <w:hideMark/>
          </w:tcPr>
          <w:p w14:paraId="2BAB33C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4/29/2022</w:t>
            </w:r>
          </w:p>
        </w:tc>
        <w:tc>
          <w:tcPr>
            <w:tcW w:w="1883" w:type="pct"/>
            <w:noWrap/>
            <w:hideMark/>
          </w:tcPr>
          <w:p w14:paraId="61EE41F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Minnesota, United States of America</w:t>
            </w:r>
          </w:p>
        </w:tc>
        <w:tc>
          <w:tcPr>
            <w:tcW w:w="1235" w:type="pct"/>
            <w:noWrap/>
            <w:hideMark/>
          </w:tcPr>
          <w:p w14:paraId="0C65976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141</w:t>
            </w:r>
          </w:p>
        </w:tc>
      </w:tr>
      <w:tr w:rsidR="006A19A4" w:rsidRPr="006A19A4" w14:paraId="75619BF7" w14:textId="77777777" w:rsidTr="006A19A4">
        <w:trPr>
          <w:trHeight w:val="300"/>
        </w:trPr>
        <w:tc>
          <w:tcPr>
            <w:tcW w:w="718" w:type="pct"/>
            <w:noWrap/>
            <w:hideMark/>
          </w:tcPr>
          <w:p w14:paraId="21D2D36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Oregon</w:t>
            </w:r>
          </w:p>
        </w:tc>
        <w:tc>
          <w:tcPr>
            <w:tcW w:w="1164" w:type="pct"/>
            <w:noWrap/>
            <w:hideMark/>
          </w:tcPr>
          <w:p w14:paraId="30054E8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4/29/2022</w:t>
            </w:r>
          </w:p>
        </w:tc>
        <w:tc>
          <w:tcPr>
            <w:tcW w:w="1883" w:type="pct"/>
            <w:noWrap/>
            <w:hideMark/>
          </w:tcPr>
          <w:p w14:paraId="56A202F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Missouri, United States of America</w:t>
            </w:r>
          </w:p>
        </w:tc>
        <w:tc>
          <w:tcPr>
            <w:tcW w:w="1235" w:type="pct"/>
            <w:noWrap/>
            <w:hideMark/>
          </w:tcPr>
          <w:p w14:paraId="2058452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w:t>
            </w:r>
          </w:p>
        </w:tc>
      </w:tr>
      <w:tr w:rsidR="006A19A4" w:rsidRPr="006A19A4" w14:paraId="0C9D1BCF" w14:textId="77777777" w:rsidTr="006A19A4">
        <w:trPr>
          <w:trHeight w:val="300"/>
        </w:trPr>
        <w:tc>
          <w:tcPr>
            <w:tcW w:w="718" w:type="pct"/>
            <w:noWrap/>
            <w:hideMark/>
          </w:tcPr>
          <w:p w14:paraId="3CA958C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Oregon</w:t>
            </w:r>
          </w:p>
        </w:tc>
        <w:tc>
          <w:tcPr>
            <w:tcW w:w="1164" w:type="pct"/>
            <w:noWrap/>
            <w:hideMark/>
          </w:tcPr>
          <w:p w14:paraId="47BFA27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4/29/2022</w:t>
            </w:r>
          </w:p>
        </w:tc>
        <w:tc>
          <w:tcPr>
            <w:tcW w:w="1883" w:type="pct"/>
            <w:noWrap/>
            <w:hideMark/>
          </w:tcPr>
          <w:p w14:paraId="1DC940D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Montana, United States of America</w:t>
            </w:r>
          </w:p>
        </w:tc>
        <w:tc>
          <w:tcPr>
            <w:tcW w:w="1235" w:type="pct"/>
            <w:noWrap/>
            <w:hideMark/>
          </w:tcPr>
          <w:p w14:paraId="4CCA6BF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17</w:t>
            </w:r>
          </w:p>
        </w:tc>
      </w:tr>
      <w:tr w:rsidR="006A19A4" w:rsidRPr="006A19A4" w14:paraId="5956668D" w14:textId="77777777" w:rsidTr="006A19A4">
        <w:trPr>
          <w:trHeight w:val="300"/>
        </w:trPr>
        <w:tc>
          <w:tcPr>
            <w:tcW w:w="718" w:type="pct"/>
            <w:noWrap/>
            <w:hideMark/>
          </w:tcPr>
          <w:p w14:paraId="02407A5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Oregon</w:t>
            </w:r>
          </w:p>
        </w:tc>
        <w:tc>
          <w:tcPr>
            <w:tcW w:w="1164" w:type="pct"/>
            <w:noWrap/>
            <w:hideMark/>
          </w:tcPr>
          <w:p w14:paraId="7EA2208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4/29/2022</w:t>
            </w:r>
          </w:p>
        </w:tc>
        <w:tc>
          <w:tcPr>
            <w:tcW w:w="1883" w:type="pct"/>
            <w:noWrap/>
            <w:hideMark/>
          </w:tcPr>
          <w:p w14:paraId="2CC72C2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Nebraska, United States of America</w:t>
            </w:r>
          </w:p>
        </w:tc>
        <w:tc>
          <w:tcPr>
            <w:tcW w:w="1235" w:type="pct"/>
            <w:noWrap/>
            <w:hideMark/>
          </w:tcPr>
          <w:p w14:paraId="6FF65CE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w:t>
            </w:r>
          </w:p>
        </w:tc>
      </w:tr>
      <w:tr w:rsidR="006A19A4" w:rsidRPr="006A19A4" w14:paraId="5E6C8EF1" w14:textId="77777777" w:rsidTr="006A19A4">
        <w:trPr>
          <w:trHeight w:val="300"/>
        </w:trPr>
        <w:tc>
          <w:tcPr>
            <w:tcW w:w="718" w:type="pct"/>
            <w:noWrap/>
            <w:hideMark/>
          </w:tcPr>
          <w:p w14:paraId="62A9134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Oregon</w:t>
            </w:r>
          </w:p>
        </w:tc>
        <w:tc>
          <w:tcPr>
            <w:tcW w:w="1164" w:type="pct"/>
            <w:noWrap/>
            <w:hideMark/>
          </w:tcPr>
          <w:p w14:paraId="0B546AE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4/29/2022</w:t>
            </w:r>
          </w:p>
        </w:tc>
        <w:tc>
          <w:tcPr>
            <w:tcW w:w="1883" w:type="pct"/>
            <w:noWrap/>
            <w:hideMark/>
          </w:tcPr>
          <w:p w14:paraId="4095BB9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Brunswick, Canada</w:t>
            </w:r>
          </w:p>
        </w:tc>
        <w:tc>
          <w:tcPr>
            <w:tcW w:w="1235" w:type="pct"/>
            <w:noWrap/>
            <w:hideMark/>
          </w:tcPr>
          <w:p w14:paraId="4B49847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047DE226" w14:textId="77777777" w:rsidTr="006A19A4">
        <w:trPr>
          <w:trHeight w:val="300"/>
        </w:trPr>
        <w:tc>
          <w:tcPr>
            <w:tcW w:w="718" w:type="pct"/>
            <w:noWrap/>
            <w:hideMark/>
          </w:tcPr>
          <w:p w14:paraId="05B4A41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Oregon</w:t>
            </w:r>
          </w:p>
        </w:tc>
        <w:tc>
          <w:tcPr>
            <w:tcW w:w="1164" w:type="pct"/>
            <w:noWrap/>
            <w:hideMark/>
          </w:tcPr>
          <w:p w14:paraId="7E07FFD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4/29/2022</w:t>
            </w:r>
          </w:p>
        </w:tc>
        <w:tc>
          <w:tcPr>
            <w:tcW w:w="1883" w:type="pct"/>
            <w:noWrap/>
            <w:hideMark/>
          </w:tcPr>
          <w:p w14:paraId="13EDB94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 United States of America</w:t>
            </w:r>
          </w:p>
        </w:tc>
        <w:tc>
          <w:tcPr>
            <w:tcW w:w="1235" w:type="pct"/>
            <w:noWrap/>
            <w:hideMark/>
          </w:tcPr>
          <w:p w14:paraId="21E90BF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w:t>
            </w:r>
          </w:p>
        </w:tc>
      </w:tr>
      <w:tr w:rsidR="006A19A4" w:rsidRPr="006A19A4" w14:paraId="7EADC28D" w14:textId="77777777" w:rsidTr="006A19A4">
        <w:trPr>
          <w:trHeight w:val="300"/>
        </w:trPr>
        <w:tc>
          <w:tcPr>
            <w:tcW w:w="718" w:type="pct"/>
            <w:noWrap/>
            <w:hideMark/>
          </w:tcPr>
          <w:p w14:paraId="6C597B3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Oregon</w:t>
            </w:r>
          </w:p>
        </w:tc>
        <w:tc>
          <w:tcPr>
            <w:tcW w:w="1164" w:type="pct"/>
            <w:noWrap/>
            <w:hideMark/>
          </w:tcPr>
          <w:p w14:paraId="3FD985D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4/29/2022</w:t>
            </w:r>
          </w:p>
        </w:tc>
        <w:tc>
          <w:tcPr>
            <w:tcW w:w="1883" w:type="pct"/>
            <w:noWrap/>
            <w:hideMark/>
          </w:tcPr>
          <w:p w14:paraId="16EF4E5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Newfoundland and Labrador, Canada</w:t>
            </w:r>
          </w:p>
        </w:tc>
        <w:tc>
          <w:tcPr>
            <w:tcW w:w="1235" w:type="pct"/>
            <w:noWrap/>
            <w:hideMark/>
          </w:tcPr>
          <w:p w14:paraId="759C0D0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w:t>
            </w:r>
          </w:p>
        </w:tc>
      </w:tr>
      <w:tr w:rsidR="006A19A4" w:rsidRPr="006A19A4" w14:paraId="1752C1A1" w14:textId="77777777" w:rsidTr="006A19A4">
        <w:trPr>
          <w:trHeight w:val="300"/>
        </w:trPr>
        <w:tc>
          <w:tcPr>
            <w:tcW w:w="718" w:type="pct"/>
            <w:noWrap/>
            <w:hideMark/>
          </w:tcPr>
          <w:p w14:paraId="6B0D8DC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Oregon</w:t>
            </w:r>
          </w:p>
        </w:tc>
        <w:tc>
          <w:tcPr>
            <w:tcW w:w="1164" w:type="pct"/>
            <w:noWrap/>
            <w:hideMark/>
          </w:tcPr>
          <w:p w14:paraId="02054DE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4/29/2022</w:t>
            </w:r>
          </w:p>
        </w:tc>
        <w:tc>
          <w:tcPr>
            <w:tcW w:w="1883" w:type="pct"/>
            <w:noWrap/>
            <w:hideMark/>
          </w:tcPr>
          <w:p w14:paraId="2089A64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Carolina, United States of America</w:t>
            </w:r>
          </w:p>
        </w:tc>
        <w:tc>
          <w:tcPr>
            <w:tcW w:w="1235" w:type="pct"/>
            <w:noWrap/>
            <w:hideMark/>
          </w:tcPr>
          <w:p w14:paraId="5BBDB19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16</w:t>
            </w:r>
          </w:p>
        </w:tc>
      </w:tr>
      <w:tr w:rsidR="006A19A4" w:rsidRPr="006A19A4" w14:paraId="4446615F" w14:textId="77777777" w:rsidTr="006A19A4">
        <w:trPr>
          <w:trHeight w:val="300"/>
        </w:trPr>
        <w:tc>
          <w:tcPr>
            <w:tcW w:w="718" w:type="pct"/>
            <w:noWrap/>
            <w:hideMark/>
          </w:tcPr>
          <w:p w14:paraId="5CDAF3C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Oregon</w:t>
            </w:r>
          </w:p>
        </w:tc>
        <w:tc>
          <w:tcPr>
            <w:tcW w:w="1164" w:type="pct"/>
            <w:noWrap/>
            <w:hideMark/>
          </w:tcPr>
          <w:p w14:paraId="56C8407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4/29/2022</w:t>
            </w:r>
          </w:p>
        </w:tc>
        <w:tc>
          <w:tcPr>
            <w:tcW w:w="1883" w:type="pct"/>
            <w:noWrap/>
            <w:hideMark/>
          </w:tcPr>
          <w:p w14:paraId="5B5ED1A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Dakota, United States of America</w:t>
            </w:r>
          </w:p>
        </w:tc>
        <w:tc>
          <w:tcPr>
            <w:tcW w:w="1235" w:type="pct"/>
            <w:noWrap/>
            <w:hideMark/>
          </w:tcPr>
          <w:p w14:paraId="5F9DD02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27</w:t>
            </w:r>
          </w:p>
        </w:tc>
      </w:tr>
      <w:tr w:rsidR="006A19A4" w:rsidRPr="006A19A4" w14:paraId="6995FF58" w14:textId="77777777" w:rsidTr="006A19A4">
        <w:trPr>
          <w:trHeight w:val="300"/>
        </w:trPr>
        <w:tc>
          <w:tcPr>
            <w:tcW w:w="718" w:type="pct"/>
            <w:noWrap/>
            <w:hideMark/>
          </w:tcPr>
          <w:p w14:paraId="5B125C1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Oregon</w:t>
            </w:r>
          </w:p>
        </w:tc>
        <w:tc>
          <w:tcPr>
            <w:tcW w:w="1164" w:type="pct"/>
            <w:noWrap/>
            <w:hideMark/>
          </w:tcPr>
          <w:p w14:paraId="6A64C63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4/29/2022</w:t>
            </w:r>
          </w:p>
        </w:tc>
        <w:tc>
          <w:tcPr>
            <w:tcW w:w="1883" w:type="pct"/>
            <w:noWrap/>
            <w:hideMark/>
          </w:tcPr>
          <w:p w14:paraId="3715D5B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Ontario, Canada</w:t>
            </w:r>
          </w:p>
        </w:tc>
        <w:tc>
          <w:tcPr>
            <w:tcW w:w="1235" w:type="pct"/>
            <w:noWrap/>
            <w:hideMark/>
          </w:tcPr>
          <w:p w14:paraId="5BB5D41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74</w:t>
            </w:r>
          </w:p>
        </w:tc>
      </w:tr>
      <w:tr w:rsidR="006A19A4" w:rsidRPr="006A19A4" w14:paraId="0D60EB3F" w14:textId="77777777" w:rsidTr="006A19A4">
        <w:trPr>
          <w:trHeight w:val="300"/>
        </w:trPr>
        <w:tc>
          <w:tcPr>
            <w:tcW w:w="718" w:type="pct"/>
            <w:noWrap/>
            <w:hideMark/>
          </w:tcPr>
          <w:p w14:paraId="3A71CB6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Oregon</w:t>
            </w:r>
          </w:p>
        </w:tc>
        <w:tc>
          <w:tcPr>
            <w:tcW w:w="1164" w:type="pct"/>
            <w:noWrap/>
            <w:hideMark/>
          </w:tcPr>
          <w:p w14:paraId="3A941E1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4/29/2022</w:t>
            </w:r>
          </w:p>
        </w:tc>
        <w:tc>
          <w:tcPr>
            <w:tcW w:w="1883" w:type="pct"/>
            <w:noWrap/>
            <w:hideMark/>
          </w:tcPr>
          <w:p w14:paraId="5F53D1C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Pennsylvania, United States of America</w:t>
            </w:r>
          </w:p>
        </w:tc>
        <w:tc>
          <w:tcPr>
            <w:tcW w:w="1235" w:type="pct"/>
            <w:noWrap/>
            <w:hideMark/>
          </w:tcPr>
          <w:p w14:paraId="2DA4266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w:t>
            </w:r>
          </w:p>
        </w:tc>
      </w:tr>
      <w:tr w:rsidR="006A19A4" w:rsidRPr="006A19A4" w14:paraId="7BAD7FB7" w14:textId="77777777" w:rsidTr="006A19A4">
        <w:trPr>
          <w:trHeight w:val="300"/>
        </w:trPr>
        <w:tc>
          <w:tcPr>
            <w:tcW w:w="718" w:type="pct"/>
            <w:noWrap/>
            <w:hideMark/>
          </w:tcPr>
          <w:p w14:paraId="5A2D967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Oregon</w:t>
            </w:r>
          </w:p>
        </w:tc>
        <w:tc>
          <w:tcPr>
            <w:tcW w:w="1164" w:type="pct"/>
            <w:noWrap/>
            <w:hideMark/>
          </w:tcPr>
          <w:p w14:paraId="21F2577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4/29/2022</w:t>
            </w:r>
          </w:p>
        </w:tc>
        <w:tc>
          <w:tcPr>
            <w:tcW w:w="1883" w:type="pct"/>
            <w:noWrap/>
            <w:hideMark/>
          </w:tcPr>
          <w:p w14:paraId="6912D40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Québec, Canada</w:t>
            </w:r>
          </w:p>
        </w:tc>
        <w:tc>
          <w:tcPr>
            <w:tcW w:w="1235" w:type="pct"/>
            <w:noWrap/>
            <w:hideMark/>
          </w:tcPr>
          <w:p w14:paraId="125C582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95</w:t>
            </w:r>
          </w:p>
        </w:tc>
      </w:tr>
      <w:tr w:rsidR="006A19A4" w:rsidRPr="006A19A4" w14:paraId="5752AE84" w14:textId="77777777" w:rsidTr="006A19A4">
        <w:trPr>
          <w:trHeight w:val="300"/>
        </w:trPr>
        <w:tc>
          <w:tcPr>
            <w:tcW w:w="718" w:type="pct"/>
            <w:noWrap/>
            <w:hideMark/>
          </w:tcPr>
          <w:p w14:paraId="4A09833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Oregon</w:t>
            </w:r>
          </w:p>
        </w:tc>
        <w:tc>
          <w:tcPr>
            <w:tcW w:w="1164" w:type="pct"/>
            <w:noWrap/>
            <w:hideMark/>
          </w:tcPr>
          <w:p w14:paraId="69FCD3C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4/29/2022</w:t>
            </w:r>
          </w:p>
        </w:tc>
        <w:tc>
          <w:tcPr>
            <w:tcW w:w="1883" w:type="pct"/>
            <w:noWrap/>
            <w:hideMark/>
          </w:tcPr>
          <w:p w14:paraId="2355C64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Saskatchewan, Canada</w:t>
            </w:r>
          </w:p>
        </w:tc>
        <w:tc>
          <w:tcPr>
            <w:tcW w:w="1235" w:type="pct"/>
            <w:noWrap/>
            <w:hideMark/>
          </w:tcPr>
          <w:p w14:paraId="2CA52A4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33</w:t>
            </w:r>
          </w:p>
        </w:tc>
      </w:tr>
      <w:tr w:rsidR="006A19A4" w:rsidRPr="006A19A4" w14:paraId="40B4B401" w14:textId="77777777" w:rsidTr="006A19A4">
        <w:trPr>
          <w:trHeight w:val="300"/>
        </w:trPr>
        <w:tc>
          <w:tcPr>
            <w:tcW w:w="718" w:type="pct"/>
            <w:noWrap/>
            <w:hideMark/>
          </w:tcPr>
          <w:p w14:paraId="19FDF2E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Oregon</w:t>
            </w:r>
          </w:p>
        </w:tc>
        <w:tc>
          <w:tcPr>
            <w:tcW w:w="1164" w:type="pct"/>
            <w:noWrap/>
            <w:hideMark/>
          </w:tcPr>
          <w:p w14:paraId="3E5CE99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4/29/2022</w:t>
            </w:r>
          </w:p>
        </w:tc>
        <w:tc>
          <w:tcPr>
            <w:tcW w:w="1883" w:type="pct"/>
            <w:noWrap/>
            <w:hideMark/>
          </w:tcPr>
          <w:p w14:paraId="0D7A96A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South Dakota, United States of America</w:t>
            </w:r>
          </w:p>
        </w:tc>
        <w:tc>
          <w:tcPr>
            <w:tcW w:w="1235" w:type="pct"/>
            <w:noWrap/>
            <w:hideMark/>
          </w:tcPr>
          <w:p w14:paraId="32F373F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40</w:t>
            </w:r>
          </w:p>
        </w:tc>
      </w:tr>
      <w:tr w:rsidR="006A19A4" w:rsidRPr="006A19A4" w14:paraId="0B3FC8CA" w14:textId="77777777" w:rsidTr="006A19A4">
        <w:trPr>
          <w:trHeight w:val="300"/>
        </w:trPr>
        <w:tc>
          <w:tcPr>
            <w:tcW w:w="718" w:type="pct"/>
            <w:noWrap/>
            <w:hideMark/>
          </w:tcPr>
          <w:p w14:paraId="6F6A6C1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Oregon</w:t>
            </w:r>
          </w:p>
        </w:tc>
        <w:tc>
          <w:tcPr>
            <w:tcW w:w="1164" w:type="pct"/>
            <w:noWrap/>
            <w:hideMark/>
          </w:tcPr>
          <w:p w14:paraId="60C0C2F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4/29/2022</w:t>
            </w:r>
          </w:p>
        </w:tc>
        <w:tc>
          <w:tcPr>
            <w:tcW w:w="1883" w:type="pct"/>
            <w:noWrap/>
            <w:hideMark/>
          </w:tcPr>
          <w:p w14:paraId="5E050C4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 United States of America</w:t>
            </w:r>
          </w:p>
        </w:tc>
        <w:tc>
          <w:tcPr>
            <w:tcW w:w="1235" w:type="pct"/>
            <w:noWrap/>
            <w:hideMark/>
          </w:tcPr>
          <w:p w14:paraId="02B595C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7BE78E4D" w14:textId="77777777" w:rsidTr="006A19A4">
        <w:trPr>
          <w:trHeight w:val="300"/>
        </w:trPr>
        <w:tc>
          <w:tcPr>
            <w:tcW w:w="718" w:type="pct"/>
            <w:noWrap/>
            <w:hideMark/>
          </w:tcPr>
          <w:p w14:paraId="2906AA8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Oregon</w:t>
            </w:r>
          </w:p>
        </w:tc>
        <w:tc>
          <w:tcPr>
            <w:tcW w:w="1164" w:type="pct"/>
            <w:noWrap/>
            <w:hideMark/>
          </w:tcPr>
          <w:p w14:paraId="7FC8CFE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4/29/2022</w:t>
            </w:r>
          </w:p>
        </w:tc>
        <w:tc>
          <w:tcPr>
            <w:tcW w:w="1883" w:type="pct"/>
            <w:noWrap/>
            <w:hideMark/>
          </w:tcPr>
          <w:p w14:paraId="55DCBDD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Vermont, United States of America</w:t>
            </w:r>
          </w:p>
        </w:tc>
        <w:tc>
          <w:tcPr>
            <w:tcW w:w="1235" w:type="pct"/>
            <w:noWrap/>
            <w:hideMark/>
          </w:tcPr>
          <w:p w14:paraId="106B354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7EEE906B" w14:textId="77777777" w:rsidTr="006A19A4">
        <w:trPr>
          <w:trHeight w:val="300"/>
        </w:trPr>
        <w:tc>
          <w:tcPr>
            <w:tcW w:w="718" w:type="pct"/>
            <w:noWrap/>
            <w:hideMark/>
          </w:tcPr>
          <w:p w14:paraId="7D4B11E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Oregon</w:t>
            </w:r>
          </w:p>
        </w:tc>
        <w:tc>
          <w:tcPr>
            <w:tcW w:w="1164" w:type="pct"/>
            <w:noWrap/>
            <w:hideMark/>
          </w:tcPr>
          <w:p w14:paraId="43FC08A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4/29/2022</w:t>
            </w:r>
          </w:p>
        </w:tc>
        <w:tc>
          <w:tcPr>
            <w:tcW w:w="1883" w:type="pct"/>
            <w:noWrap/>
            <w:hideMark/>
          </w:tcPr>
          <w:p w14:paraId="36E551E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 United States of America</w:t>
            </w:r>
          </w:p>
        </w:tc>
        <w:tc>
          <w:tcPr>
            <w:tcW w:w="1235" w:type="pct"/>
            <w:noWrap/>
            <w:hideMark/>
          </w:tcPr>
          <w:p w14:paraId="1684C7B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4C7FF330" w14:textId="77777777" w:rsidTr="006A19A4">
        <w:trPr>
          <w:trHeight w:val="300"/>
        </w:trPr>
        <w:tc>
          <w:tcPr>
            <w:tcW w:w="718" w:type="pct"/>
            <w:noWrap/>
            <w:hideMark/>
          </w:tcPr>
          <w:p w14:paraId="21274A0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Oregon</w:t>
            </w:r>
          </w:p>
        </w:tc>
        <w:tc>
          <w:tcPr>
            <w:tcW w:w="1164" w:type="pct"/>
            <w:noWrap/>
            <w:hideMark/>
          </w:tcPr>
          <w:p w14:paraId="7B4F39B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4/29/2022</w:t>
            </w:r>
          </w:p>
        </w:tc>
        <w:tc>
          <w:tcPr>
            <w:tcW w:w="1883" w:type="pct"/>
            <w:noWrap/>
            <w:hideMark/>
          </w:tcPr>
          <w:p w14:paraId="29661F8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Wisconsin, United States of America</w:t>
            </w:r>
          </w:p>
        </w:tc>
        <w:tc>
          <w:tcPr>
            <w:tcW w:w="1235" w:type="pct"/>
            <w:noWrap/>
            <w:hideMark/>
          </w:tcPr>
          <w:p w14:paraId="4DD3AC2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32</w:t>
            </w:r>
          </w:p>
        </w:tc>
      </w:tr>
      <w:tr w:rsidR="006A19A4" w:rsidRPr="006A19A4" w14:paraId="1798DB4E" w14:textId="77777777" w:rsidTr="006A19A4">
        <w:trPr>
          <w:trHeight w:val="300"/>
        </w:trPr>
        <w:tc>
          <w:tcPr>
            <w:tcW w:w="718" w:type="pct"/>
            <w:noWrap/>
            <w:hideMark/>
          </w:tcPr>
          <w:p w14:paraId="63A159E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Oregon</w:t>
            </w:r>
          </w:p>
        </w:tc>
        <w:tc>
          <w:tcPr>
            <w:tcW w:w="1164" w:type="pct"/>
            <w:noWrap/>
            <w:hideMark/>
          </w:tcPr>
          <w:p w14:paraId="4003724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4/29/2022</w:t>
            </w:r>
          </w:p>
        </w:tc>
        <w:tc>
          <w:tcPr>
            <w:tcW w:w="1883" w:type="pct"/>
            <w:noWrap/>
            <w:hideMark/>
          </w:tcPr>
          <w:p w14:paraId="5F43C27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Wyoming, United States of America</w:t>
            </w:r>
          </w:p>
        </w:tc>
        <w:tc>
          <w:tcPr>
            <w:tcW w:w="1235" w:type="pct"/>
            <w:noWrap/>
            <w:hideMark/>
          </w:tcPr>
          <w:p w14:paraId="458843A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739E21D5" w14:textId="77777777" w:rsidTr="006A19A4">
        <w:trPr>
          <w:trHeight w:val="300"/>
        </w:trPr>
        <w:tc>
          <w:tcPr>
            <w:tcW w:w="718" w:type="pct"/>
            <w:noWrap/>
            <w:hideMark/>
          </w:tcPr>
          <w:p w14:paraId="5E21ED3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Georgia</w:t>
            </w:r>
          </w:p>
        </w:tc>
        <w:tc>
          <w:tcPr>
            <w:tcW w:w="1164" w:type="pct"/>
            <w:noWrap/>
            <w:hideMark/>
          </w:tcPr>
          <w:p w14:paraId="569550E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5/26/2022</w:t>
            </w:r>
          </w:p>
        </w:tc>
        <w:tc>
          <w:tcPr>
            <w:tcW w:w="1883" w:type="pct"/>
            <w:noWrap/>
            <w:hideMark/>
          </w:tcPr>
          <w:p w14:paraId="394EBC6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 United States of America</w:t>
            </w:r>
          </w:p>
        </w:tc>
        <w:tc>
          <w:tcPr>
            <w:tcW w:w="1235" w:type="pct"/>
            <w:noWrap/>
            <w:hideMark/>
          </w:tcPr>
          <w:p w14:paraId="1C9DFA7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29B4CCC9" w14:textId="77777777" w:rsidTr="006A19A4">
        <w:trPr>
          <w:trHeight w:val="300"/>
        </w:trPr>
        <w:tc>
          <w:tcPr>
            <w:tcW w:w="718" w:type="pct"/>
            <w:noWrap/>
            <w:hideMark/>
          </w:tcPr>
          <w:p w14:paraId="1484E59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Georgia</w:t>
            </w:r>
          </w:p>
        </w:tc>
        <w:tc>
          <w:tcPr>
            <w:tcW w:w="1164" w:type="pct"/>
            <w:noWrap/>
            <w:hideMark/>
          </w:tcPr>
          <w:p w14:paraId="4968730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5/26/2022</w:t>
            </w:r>
          </w:p>
        </w:tc>
        <w:tc>
          <w:tcPr>
            <w:tcW w:w="1883" w:type="pct"/>
            <w:noWrap/>
            <w:hideMark/>
          </w:tcPr>
          <w:p w14:paraId="47127F1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Alberta, Canada</w:t>
            </w:r>
          </w:p>
        </w:tc>
        <w:tc>
          <w:tcPr>
            <w:tcW w:w="1235" w:type="pct"/>
            <w:noWrap/>
            <w:hideMark/>
          </w:tcPr>
          <w:p w14:paraId="2BA3104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30</w:t>
            </w:r>
          </w:p>
        </w:tc>
      </w:tr>
      <w:tr w:rsidR="006A19A4" w:rsidRPr="006A19A4" w14:paraId="36485036" w14:textId="77777777" w:rsidTr="006A19A4">
        <w:trPr>
          <w:trHeight w:val="300"/>
        </w:trPr>
        <w:tc>
          <w:tcPr>
            <w:tcW w:w="718" w:type="pct"/>
            <w:noWrap/>
            <w:hideMark/>
          </w:tcPr>
          <w:p w14:paraId="1821160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Georgia</w:t>
            </w:r>
          </w:p>
        </w:tc>
        <w:tc>
          <w:tcPr>
            <w:tcW w:w="1164" w:type="pct"/>
            <w:noWrap/>
            <w:hideMark/>
          </w:tcPr>
          <w:p w14:paraId="48580B8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5/26/2022</w:t>
            </w:r>
          </w:p>
        </w:tc>
        <w:tc>
          <w:tcPr>
            <w:tcW w:w="1883" w:type="pct"/>
            <w:noWrap/>
            <w:hideMark/>
          </w:tcPr>
          <w:p w14:paraId="74BEF7D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British Columbia, Canada</w:t>
            </w:r>
          </w:p>
        </w:tc>
        <w:tc>
          <w:tcPr>
            <w:tcW w:w="1235" w:type="pct"/>
            <w:noWrap/>
            <w:hideMark/>
          </w:tcPr>
          <w:p w14:paraId="5D37872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68</w:t>
            </w:r>
          </w:p>
        </w:tc>
      </w:tr>
      <w:tr w:rsidR="006A19A4" w:rsidRPr="006A19A4" w14:paraId="5ED8EBB4" w14:textId="77777777" w:rsidTr="006A19A4">
        <w:trPr>
          <w:trHeight w:val="300"/>
        </w:trPr>
        <w:tc>
          <w:tcPr>
            <w:tcW w:w="718" w:type="pct"/>
            <w:noWrap/>
            <w:hideMark/>
          </w:tcPr>
          <w:p w14:paraId="0F3A032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Georgia</w:t>
            </w:r>
          </w:p>
        </w:tc>
        <w:tc>
          <w:tcPr>
            <w:tcW w:w="1164" w:type="pct"/>
            <w:noWrap/>
            <w:hideMark/>
          </w:tcPr>
          <w:p w14:paraId="3F98D43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5/26/2022</w:t>
            </w:r>
          </w:p>
        </w:tc>
        <w:tc>
          <w:tcPr>
            <w:tcW w:w="1883" w:type="pct"/>
            <w:noWrap/>
            <w:hideMark/>
          </w:tcPr>
          <w:p w14:paraId="6511963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Colorado, United States of America</w:t>
            </w:r>
          </w:p>
        </w:tc>
        <w:tc>
          <w:tcPr>
            <w:tcW w:w="1235" w:type="pct"/>
            <w:noWrap/>
            <w:hideMark/>
          </w:tcPr>
          <w:p w14:paraId="6EBCDF8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0916907B" w14:textId="77777777" w:rsidTr="006A19A4">
        <w:trPr>
          <w:trHeight w:val="300"/>
        </w:trPr>
        <w:tc>
          <w:tcPr>
            <w:tcW w:w="718" w:type="pct"/>
            <w:noWrap/>
            <w:hideMark/>
          </w:tcPr>
          <w:p w14:paraId="42D73D5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Georgia</w:t>
            </w:r>
          </w:p>
        </w:tc>
        <w:tc>
          <w:tcPr>
            <w:tcW w:w="1164" w:type="pct"/>
            <w:noWrap/>
            <w:hideMark/>
          </w:tcPr>
          <w:p w14:paraId="56583FF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5/26/2022</w:t>
            </w:r>
          </w:p>
        </w:tc>
        <w:tc>
          <w:tcPr>
            <w:tcW w:w="1883" w:type="pct"/>
            <w:noWrap/>
            <w:hideMark/>
          </w:tcPr>
          <w:p w14:paraId="129AC40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Idaho, United States of America</w:t>
            </w:r>
          </w:p>
        </w:tc>
        <w:tc>
          <w:tcPr>
            <w:tcW w:w="1235" w:type="pct"/>
            <w:noWrap/>
            <w:hideMark/>
          </w:tcPr>
          <w:p w14:paraId="565EACC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37</w:t>
            </w:r>
          </w:p>
        </w:tc>
      </w:tr>
      <w:tr w:rsidR="006A19A4" w:rsidRPr="006A19A4" w14:paraId="49E019D8" w14:textId="77777777" w:rsidTr="006A19A4">
        <w:trPr>
          <w:trHeight w:val="300"/>
        </w:trPr>
        <w:tc>
          <w:tcPr>
            <w:tcW w:w="718" w:type="pct"/>
            <w:noWrap/>
            <w:hideMark/>
          </w:tcPr>
          <w:p w14:paraId="41B177C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Georgia</w:t>
            </w:r>
          </w:p>
        </w:tc>
        <w:tc>
          <w:tcPr>
            <w:tcW w:w="1164" w:type="pct"/>
            <w:noWrap/>
            <w:hideMark/>
          </w:tcPr>
          <w:p w14:paraId="504CF6D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5/26/2022</w:t>
            </w:r>
          </w:p>
        </w:tc>
        <w:tc>
          <w:tcPr>
            <w:tcW w:w="1883" w:type="pct"/>
            <w:noWrap/>
            <w:hideMark/>
          </w:tcPr>
          <w:p w14:paraId="33A779D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Illinois, United States of America</w:t>
            </w:r>
          </w:p>
        </w:tc>
        <w:tc>
          <w:tcPr>
            <w:tcW w:w="1235" w:type="pct"/>
            <w:noWrap/>
            <w:hideMark/>
          </w:tcPr>
          <w:p w14:paraId="3AFAFD9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4673525A" w14:textId="77777777" w:rsidTr="006A19A4">
        <w:trPr>
          <w:trHeight w:val="300"/>
        </w:trPr>
        <w:tc>
          <w:tcPr>
            <w:tcW w:w="718" w:type="pct"/>
            <w:noWrap/>
            <w:hideMark/>
          </w:tcPr>
          <w:p w14:paraId="354C5AF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Georgia</w:t>
            </w:r>
          </w:p>
        </w:tc>
        <w:tc>
          <w:tcPr>
            <w:tcW w:w="1164" w:type="pct"/>
            <w:noWrap/>
            <w:hideMark/>
          </w:tcPr>
          <w:p w14:paraId="4D49C9D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5/26/2022</w:t>
            </w:r>
          </w:p>
        </w:tc>
        <w:tc>
          <w:tcPr>
            <w:tcW w:w="1883" w:type="pct"/>
            <w:noWrap/>
            <w:hideMark/>
          </w:tcPr>
          <w:p w14:paraId="22D0DB0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Indiana, United States of America</w:t>
            </w:r>
          </w:p>
        </w:tc>
        <w:tc>
          <w:tcPr>
            <w:tcW w:w="1235" w:type="pct"/>
            <w:noWrap/>
            <w:hideMark/>
          </w:tcPr>
          <w:p w14:paraId="416E7B0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65351A97" w14:textId="77777777" w:rsidTr="006A19A4">
        <w:trPr>
          <w:trHeight w:val="300"/>
        </w:trPr>
        <w:tc>
          <w:tcPr>
            <w:tcW w:w="718" w:type="pct"/>
            <w:noWrap/>
            <w:hideMark/>
          </w:tcPr>
          <w:p w14:paraId="512B1C1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Georgia</w:t>
            </w:r>
          </w:p>
        </w:tc>
        <w:tc>
          <w:tcPr>
            <w:tcW w:w="1164" w:type="pct"/>
            <w:noWrap/>
            <w:hideMark/>
          </w:tcPr>
          <w:p w14:paraId="7DE2611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5/26/2022</w:t>
            </w:r>
          </w:p>
        </w:tc>
        <w:tc>
          <w:tcPr>
            <w:tcW w:w="1883" w:type="pct"/>
            <w:noWrap/>
            <w:hideMark/>
          </w:tcPr>
          <w:p w14:paraId="70B2D5E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Iowa, United States of America</w:t>
            </w:r>
          </w:p>
        </w:tc>
        <w:tc>
          <w:tcPr>
            <w:tcW w:w="1235" w:type="pct"/>
            <w:noWrap/>
            <w:hideMark/>
          </w:tcPr>
          <w:p w14:paraId="17C46A7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340932BD" w14:textId="77777777" w:rsidTr="006A19A4">
        <w:trPr>
          <w:trHeight w:val="300"/>
        </w:trPr>
        <w:tc>
          <w:tcPr>
            <w:tcW w:w="718" w:type="pct"/>
            <w:noWrap/>
            <w:hideMark/>
          </w:tcPr>
          <w:p w14:paraId="4149F80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Georgia</w:t>
            </w:r>
          </w:p>
        </w:tc>
        <w:tc>
          <w:tcPr>
            <w:tcW w:w="1164" w:type="pct"/>
            <w:noWrap/>
            <w:hideMark/>
          </w:tcPr>
          <w:p w14:paraId="4DBC46C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5/26/2022</w:t>
            </w:r>
          </w:p>
        </w:tc>
        <w:tc>
          <w:tcPr>
            <w:tcW w:w="1883" w:type="pct"/>
            <w:noWrap/>
            <w:hideMark/>
          </w:tcPr>
          <w:p w14:paraId="4AF5441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Kansas, United States of America</w:t>
            </w:r>
          </w:p>
        </w:tc>
        <w:tc>
          <w:tcPr>
            <w:tcW w:w="1235" w:type="pct"/>
            <w:noWrap/>
            <w:hideMark/>
          </w:tcPr>
          <w:p w14:paraId="3E4339B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6D8C3360" w14:textId="77777777" w:rsidTr="006A19A4">
        <w:trPr>
          <w:trHeight w:val="300"/>
        </w:trPr>
        <w:tc>
          <w:tcPr>
            <w:tcW w:w="718" w:type="pct"/>
            <w:noWrap/>
            <w:hideMark/>
          </w:tcPr>
          <w:p w14:paraId="5FEC44A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Georgia</w:t>
            </w:r>
          </w:p>
        </w:tc>
        <w:tc>
          <w:tcPr>
            <w:tcW w:w="1164" w:type="pct"/>
            <w:noWrap/>
            <w:hideMark/>
          </w:tcPr>
          <w:p w14:paraId="06131CF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5/26/2022</w:t>
            </w:r>
          </w:p>
        </w:tc>
        <w:tc>
          <w:tcPr>
            <w:tcW w:w="1883" w:type="pct"/>
            <w:noWrap/>
            <w:hideMark/>
          </w:tcPr>
          <w:p w14:paraId="264A856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Manitoba, Canada</w:t>
            </w:r>
          </w:p>
        </w:tc>
        <w:tc>
          <w:tcPr>
            <w:tcW w:w="1235" w:type="pct"/>
            <w:noWrap/>
            <w:hideMark/>
          </w:tcPr>
          <w:p w14:paraId="13EC5BD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19087808" w14:textId="77777777" w:rsidTr="006A19A4">
        <w:trPr>
          <w:trHeight w:val="300"/>
        </w:trPr>
        <w:tc>
          <w:tcPr>
            <w:tcW w:w="718" w:type="pct"/>
            <w:noWrap/>
            <w:hideMark/>
          </w:tcPr>
          <w:p w14:paraId="369BD5C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Georgia</w:t>
            </w:r>
          </w:p>
        </w:tc>
        <w:tc>
          <w:tcPr>
            <w:tcW w:w="1164" w:type="pct"/>
            <w:noWrap/>
            <w:hideMark/>
          </w:tcPr>
          <w:p w14:paraId="1364D5F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5/26/2022</w:t>
            </w:r>
          </w:p>
        </w:tc>
        <w:tc>
          <w:tcPr>
            <w:tcW w:w="1883" w:type="pct"/>
            <w:noWrap/>
            <w:hideMark/>
          </w:tcPr>
          <w:p w14:paraId="1E72023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 United States of America</w:t>
            </w:r>
          </w:p>
        </w:tc>
        <w:tc>
          <w:tcPr>
            <w:tcW w:w="1235" w:type="pct"/>
            <w:noWrap/>
            <w:hideMark/>
          </w:tcPr>
          <w:p w14:paraId="16CB870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14</w:t>
            </w:r>
          </w:p>
        </w:tc>
      </w:tr>
      <w:tr w:rsidR="006A19A4" w:rsidRPr="006A19A4" w14:paraId="63F9BF41" w14:textId="77777777" w:rsidTr="006A19A4">
        <w:trPr>
          <w:trHeight w:val="300"/>
        </w:trPr>
        <w:tc>
          <w:tcPr>
            <w:tcW w:w="718" w:type="pct"/>
            <w:noWrap/>
            <w:hideMark/>
          </w:tcPr>
          <w:p w14:paraId="74F185D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Georgia</w:t>
            </w:r>
          </w:p>
        </w:tc>
        <w:tc>
          <w:tcPr>
            <w:tcW w:w="1164" w:type="pct"/>
            <w:noWrap/>
            <w:hideMark/>
          </w:tcPr>
          <w:p w14:paraId="70A9BA5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5/26/2022</w:t>
            </w:r>
          </w:p>
        </w:tc>
        <w:tc>
          <w:tcPr>
            <w:tcW w:w="1883" w:type="pct"/>
            <w:noWrap/>
            <w:hideMark/>
          </w:tcPr>
          <w:p w14:paraId="3A5E7F0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Minnesota, United States of America</w:t>
            </w:r>
          </w:p>
        </w:tc>
        <w:tc>
          <w:tcPr>
            <w:tcW w:w="1235" w:type="pct"/>
            <w:noWrap/>
            <w:hideMark/>
          </w:tcPr>
          <w:p w14:paraId="563C579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33</w:t>
            </w:r>
          </w:p>
        </w:tc>
      </w:tr>
      <w:tr w:rsidR="006A19A4" w:rsidRPr="006A19A4" w14:paraId="47D93412" w14:textId="77777777" w:rsidTr="006A19A4">
        <w:trPr>
          <w:trHeight w:val="300"/>
        </w:trPr>
        <w:tc>
          <w:tcPr>
            <w:tcW w:w="718" w:type="pct"/>
            <w:noWrap/>
            <w:hideMark/>
          </w:tcPr>
          <w:p w14:paraId="7F2B1AA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Georgia</w:t>
            </w:r>
          </w:p>
        </w:tc>
        <w:tc>
          <w:tcPr>
            <w:tcW w:w="1164" w:type="pct"/>
            <w:noWrap/>
            <w:hideMark/>
          </w:tcPr>
          <w:p w14:paraId="33AB0E3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5/26/2022</w:t>
            </w:r>
          </w:p>
        </w:tc>
        <w:tc>
          <w:tcPr>
            <w:tcW w:w="1883" w:type="pct"/>
            <w:noWrap/>
            <w:hideMark/>
          </w:tcPr>
          <w:p w14:paraId="444CB2F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Montana, United States of America</w:t>
            </w:r>
          </w:p>
        </w:tc>
        <w:tc>
          <w:tcPr>
            <w:tcW w:w="1235" w:type="pct"/>
            <w:noWrap/>
            <w:hideMark/>
          </w:tcPr>
          <w:p w14:paraId="4D79770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62435DC8" w14:textId="77777777" w:rsidTr="006A19A4">
        <w:trPr>
          <w:trHeight w:val="300"/>
        </w:trPr>
        <w:tc>
          <w:tcPr>
            <w:tcW w:w="718" w:type="pct"/>
            <w:noWrap/>
            <w:hideMark/>
          </w:tcPr>
          <w:p w14:paraId="72AF642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Georgia</w:t>
            </w:r>
          </w:p>
        </w:tc>
        <w:tc>
          <w:tcPr>
            <w:tcW w:w="1164" w:type="pct"/>
            <w:noWrap/>
            <w:hideMark/>
          </w:tcPr>
          <w:p w14:paraId="4DA27FF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5/26/2022</w:t>
            </w:r>
          </w:p>
        </w:tc>
        <w:tc>
          <w:tcPr>
            <w:tcW w:w="1883" w:type="pct"/>
            <w:noWrap/>
            <w:hideMark/>
          </w:tcPr>
          <w:p w14:paraId="6E14F9E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Nebraska, United States of America</w:t>
            </w:r>
          </w:p>
        </w:tc>
        <w:tc>
          <w:tcPr>
            <w:tcW w:w="1235" w:type="pct"/>
            <w:noWrap/>
            <w:hideMark/>
          </w:tcPr>
          <w:p w14:paraId="35C5045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1555CD49" w14:textId="77777777" w:rsidTr="006A19A4">
        <w:trPr>
          <w:trHeight w:val="300"/>
        </w:trPr>
        <w:tc>
          <w:tcPr>
            <w:tcW w:w="718" w:type="pct"/>
            <w:noWrap/>
            <w:hideMark/>
          </w:tcPr>
          <w:p w14:paraId="4D71B10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Georgia</w:t>
            </w:r>
          </w:p>
        </w:tc>
        <w:tc>
          <w:tcPr>
            <w:tcW w:w="1164" w:type="pct"/>
            <w:noWrap/>
            <w:hideMark/>
          </w:tcPr>
          <w:p w14:paraId="1DA023B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5/26/2022</w:t>
            </w:r>
          </w:p>
        </w:tc>
        <w:tc>
          <w:tcPr>
            <w:tcW w:w="1883" w:type="pct"/>
            <w:noWrap/>
            <w:hideMark/>
          </w:tcPr>
          <w:p w14:paraId="23861D3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Brunswick, Canada</w:t>
            </w:r>
          </w:p>
        </w:tc>
        <w:tc>
          <w:tcPr>
            <w:tcW w:w="1235" w:type="pct"/>
            <w:noWrap/>
            <w:hideMark/>
          </w:tcPr>
          <w:p w14:paraId="6B1B674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484B94DE" w14:textId="77777777" w:rsidTr="006A19A4">
        <w:trPr>
          <w:trHeight w:val="300"/>
        </w:trPr>
        <w:tc>
          <w:tcPr>
            <w:tcW w:w="718" w:type="pct"/>
            <w:noWrap/>
            <w:hideMark/>
          </w:tcPr>
          <w:p w14:paraId="17B12FE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Georgia</w:t>
            </w:r>
          </w:p>
        </w:tc>
        <w:tc>
          <w:tcPr>
            <w:tcW w:w="1164" w:type="pct"/>
            <w:noWrap/>
            <w:hideMark/>
          </w:tcPr>
          <w:p w14:paraId="038693B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5/26/2022</w:t>
            </w:r>
          </w:p>
        </w:tc>
        <w:tc>
          <w:tcPr>
            <w:tcW w:w="1883" w:type="pct"/>
            <w:noWrap/>
            <w:hideMark/>
          </w:tcPr>
          <w:p w14:paraId="5CDDD08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 United States of America</w:t>
            </w:r>
          </w:p>
        </w:tc>
        <w:tc>
          <w:tcPr>
            <w:tcW w:w="1235" w:type="pct"/>
            <w:noWrap/>
            <w:hideMark/>
          </w:tcPr>
          <w:p w14:paraId="4495F7A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7A632CFD" w14:textId="77777777" w:rsidTr="006A19A4">
        <w:trPr>
          <w:trHeight w:val="300"/>
        </w:trPr>
        <w:tc>
          <w:tcPr>
            <w:tcW w:w="718" w:type="pct"/>
            <w:noWrap/>
            <w:hideMark/>
          </w:tcPr>
          <w:p w14:paraId="169AED8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Georgia</w:t>
            </w:r>
          </w:p>
        </w:tc>
        <w:tc>
          <w:tcPr>
            <w:tcW w:w="1164" w:type="pct"/>
            <w:noWrap/>
            <w:hideMark/>
          </w:tcPr>
          <w:p w14:paraId="5096341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5/26/2022</w:t>
            </w:r>
          </w:p>
        </w:tc>
        <w:tc>
          <w:tcPr>
            <w:tcW w:w="1883" w:type="pct"/>
            <w:noWrap/>
            <w:hideMark/>
          </w:tcPr>
          <w:p w14:paraId="2D5877F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 United States of America</w:t>
            </w:r>
          </w:p>
        </w:tc>
        <w:tc>
          <w:tcPr>
            <w:tcW w:w="1235" w:type="pct"/>
            <w:noWrap/>
            <w:hideMark/>
          </w:tcPr>
          <w:p w14:paraId="35FE5DD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36DADDCD" w14:textId="77777777" w:rsidTr="006A19A4">
        <w:trPr>
          <w:trHeight w:val="300"/>
        </w:trPr>
        <w:tc>
          <w:tcPr>
            <w:tcW w:w="718" w:type="pct"/>
            <w:noWrap/>
            <w:hideMark/>
          </w:tcPr>
          <w:p w14:paraId="49C1D9F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lastRenderedPageBreak/>
              <w:t>Georgia</w:t>
            </w:r>
          </w:p>
        </w:tc>
        <w:tc>
          <w:tcPr>
            <w:tcW w:w="1164" w:type="pct"/>
            <w:noWrap/>
            <w:hideMark/>
          </w:tcPr>
          <w:p w14:paraId="2CD40D3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5/26/2022</w:t>
            </w:r>
          </w:p>
        </w:tc>
        <w:tc>
          <w:tcPr>
            <w:tcW w:w="1883" w:type="pct"/>
            <w:noWrap/>
            <w:hideMark/>
          </w:tcPr>
          <w:p w14:paraId="5E0C803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Newfoundland and Labrador, Canada</w:t>
            </w:r>
          </w:p>
        </w:tc>
        <w:tc>
          <w:tcPr>
            <w:tcW w:w="1235" w:type="pct"/>
            <w:noWrap/>
            <w:hideMark/>
          </w:tcPr>
          <w:p w14:paraId="20A00B3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27</w:t>
            </w:r>
          </w:p>
        </w:tc>
      </w:tr>
      <w:tr w:rsidR="006A19A4" w:rsidRPr="006A19A4" w14:paraId="27B44991" w14:textId="77777777" w:rsidTr="006A19A4">
        <w:trPr>
          <w:trHeight w:val="300"/>
        </w:trPr>
        <w:tc>
          <w:tcPr>
            <w:tcW w:w="718" w:type="pct"/>
            <w:noWrap/>
            <w:hideMark/>
          </w:tcPr>
          <w:p w14:paraId="057BCA6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Georgia</w:t>
            </w:r>
          </w:p>
        </w:tc>
        <w:tc>
          <w:tcPr>
            <w:tcW w:w="1164" w:type="pct"/>
            <w:noWrap/>
            <w:hideMark/>
          </w:tcPr>
          <w:p w14:paraId="790FBAF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5/26/2022</w:t>
            </w:r>
          </w:p>
        </w:tc>
        <w:tc>
          <w:tcPr>
            <w:tcW w:w="1883" w:type="pct"/>
            <w:noWrap/>
            <w:hideMark/>
          </w:tcPr>
          <w:p w14:paraId="6B84536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Dakota, United States of America</w:t>
            </w:r>
          </w:p>
        </w:tc>
        <w:tc>
          <w:tcPr>
            <w:tcW w:w="1235" w:type="pct"/>
            <w:noWrap/>
            <w:hideMark/>
          </w:tcPr>
          <w:p w14:paraId="4E80366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w:t>
            </w:r>
          </w:p>
        </w:tc>
      </w:tr>
      <w:tr w:rsidR="006A19A4" w:rsidRPr="006A19A4" w14:paraId="39B06A5B" w14:textId="77777777" w:rsidTr="006A19A4">
        <w:trPr>
          <w:trHeight w:val="300"/>
        </w:trPr>
        <w:tc>
          <w:tcPr>
            <w:tcW w:w="718" w:type="pct"/>
            <w:noWrap/>
            <w:hideMark/>
          </w:tcPr>
          <w:p w14:paraId="4A76F6F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Georgia</w:t>
            </w:r>
          </w:p>
        </w:tc>
        <w:tc>
          <w:tcPr>
            <w:tcW w:w="1164" w:type="pct"/>
            <w:noWrap/>
            <w:hideMark/>
          </w:tcPr>
          <w:p w14:paraId="50ED8A3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5/26/2022</w:t>
            </w:r>
          </w:p>
        </w:tc>
        <w:tc>
          <w:tcPr>
            <w:tcW w:w="1883" w:type="pct"/>
            <w:noWrap/>
            <w:hideMark/>
          </w:tcPr>
          <w:p w14:paraId="43DD59E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Nova Scotia, Canada</w:t>
            </w:r>
          </w:p>
        </w:tc>
        <w:tc>
          <w:tcPr>
            <w:tcW w:w="1235" w:type="pct"/>
            <w:noWrap/>
            <w:hideMark/>
          </w:tcPr>
          <w:p w14:paraId="1DCF6DB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4E48F31D" w14:textId="77777777" w:rsidTr="006A19A4">
        <w:trPr>
          <w:trHeight w:val="300"/>
        </w:trPr>
        <w:tc>
          <w:tcPr>
            <w:tcW w:w="718" w:type="pct"/>
            <w:noWrap/>
            <w:hideMark/>
          </w:tcPr>
          <w:p w14:paraId="3FED085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Georgia</w:t>
            </w:r>
          </w:p>
        </w:tc>
        <w:tc>
          <w:tcPr>
            <w:tcW w:w="1164" w:type="pct"/>
            <w:noWrap/>
            <w:hideMark/>
          </w:tcPr>
          <w:p w14:paraId="0365BEE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5/26/2022</w:t>
            </w:r>
          </w:p>
        </w:tc>
        <w:tc>
          <w:tcPr>
            <w:tcW w:w="1883" w:type="pct"/>
            <w:noWrap/>
            <w:hideMark/>
          </w:tcPr>
          <w:p w14:paraId="715A9BA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Ohio, United States of America</w:t>
            </w:r>
          </w:p>
        </w:tc>
        <w:tc>
          <w:tcPr>
            <w:tcW w:w="1235" w:type="pct"/>
            <w:noWrap/>
            <w:hideMark/>
          </w:tcPr>
          <w:p w14:paraId="3C135FA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298C84C6" w14:textId="77777777" w:rsidTr="006A19A4">
        <w:trPr>
          <w:trHeight w:val="300"/>
        </w:trPr>
        <w:tc>
          <w:tcPr>
            <w:tcW w:w="718" w:type="pct"/>
            <w:noWrap/>
            <w:hideMark/>
          </w:tcPr>
          <w:p w14:paraId="5FA385E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Georgia</w:t>
            </w:r>
          </w:p>
        </w:tc>
        <w:tc>
          <w:tcPr>
            <w:tcW w:w="1164" w:type="pct"/>
            <w:noWrap/>
            <w:hideMark/>
          </w:tcPr>
          <w:p w14:paraId="1F5433F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5/26/2022</w:t>
            </w:r>
          </w:p>
        </w:tc>
        <w:tc>
          <w:tcPr>
            <w:tcW w:w="1883" w:type="pct"/>
            <w:noWrap/>
            <w:hideMark/>
          </w:tcPr>
          <w:p w14:paraId="7C59CCF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Oklahoma, United States of America</w:t>
            </w:r>
          </w:p>
        </w:tc>
        <w:tc>
          <w:tcPr>
            <w:tcW w:w="1235" w:type="pct"/>
            <w:noWrap/>
            <w:hideMark/>
          </w:tcPr>
          <w:p w14:paraId="1C19EC5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3CEA3EDA" w14:textId="77777777" w:rsidTr="006A19A4">
        <w:trPr>
          <w:trHeight w:val="300"/>
        </w:trPr>
        <w:tc>
          <w:tcPr>
            <w:tcW w:w="718" w:type="pct"/>
            <w:noWrap/>
            <w:hideMark/>
          </w:tcPr>
          <w:p w14:paraId="0ECE582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Georgia</w:t>
            </w:r>
          </w:p>
        </w:tc>
        <w:tc>
          <w:tcPr>
            <w:tcW w:w="1164" w:type="pct"/>
            <w:noWrap/>
            <w:hideMark/>
          </w:tcPr>
          <w:p w14:paraId="1D17A64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5/26/2022</w:t>
            </w:r>
          </w:p>
        </w:tc>
        <w:tc>
          <w:tcPr>
            <w:tcW w:w="1883" w:type="pct"/>
            <w:noWrap/>
            <w:hideMark/>
          </w:tcPr>
          <w:p w14:paraId="2F53E0A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Ontario, Canada</w:t>
            </w:r>
          </w:p>
        </w:tc>
        <w:tc>
          <w:tcPr>
            <w:tcW w:w="1235" w:type="pct"/>
            <w:noWrap/>
            <w:hideMark/>
          </w:tcPr>
          <w:p w14:paraId="3FDDD96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71</w:t>
            </w:r>
          </w:p>
        </w:tc>
      </w:tr>
      <w:tr w:rsidR="006A19A4" w:rsidRPr="006A19A4" w14:paraId="0AA9ECA0" w14:textId="77777777" w:rsidTr="006A19A4">
        <w:trPr>
          <w:trHeight w:val="300"/>
        </w:trPr>
        <w:tc>
          <w:tcPr>
            <w:tcW w:w="718" w:type="pct"/>
            <w:noWrap/>
            <w:hideMark/>
          </w:tcPr>
          <w:p w14:paraId="017A036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Georgia</w:t>
            </w:r>
          </w:p>
        </w:tc>
        <w:tc>
          <w:tcPr>
            <w:tcW w:w="1164" w:type="pct"/>
            <w:noWrap/>
            <w:hideMark/>
          </w:tcPr>
          <w:p w14:paraId="40E0F72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5/26/2022</w:t>
            </w:r>
          </w:p>
        </w:tc>
        <w:tc>
          <w:tcPr>
            <w:tcW w:w="1883" w:type="pct"/>
            <w:noWrap/>
            <w:hideMark/>
          </w:tcPr>
          <w:p w14:paraId="1175AB1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Oregon, United States of America</w:t>
            </w:r>
          </w:p>
        </w:tc>
        <w:tc>
          <w:tcPr>
            <w:tcW w:w="1235" w:type="pct"/>
            <w:noWrap/>
            <w:hideMark/>
          </w:tcPr>
          <w:p w14:paraId="6A31918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64396F35" w14:textId="77777777" w:rsidTr="006A19A4">
        <w:trPr>
          <w:trHeight w:val="300"/>
        </w:trPr>
        <w:tc>
          <w:tcPr>
            <w:tcW w:w="718" w:type="pct"/>
            <w:noWrap/>
            <w:hideMark/>
          </w:tcPr>
          <w:p w14:paraId="33E7692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Georgia</w:t>
            </w:r>
          </w:p>
        </w:tc>
        <w:tc>
          <w:tcPr>
            <w:tcW w:w="1164" w:type="pct"/>
            <w:noWrap/>
            <w:hideMark/>
          </w:tcPr>
          <w:p w14:paraId="4FB9CB6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5/26/2022</w:t>
            </w:r>
          </w:p>
        </w:tc>
        <w:tc>
          <w:tcPr>
            <w:tcW w:w="1883" w:type="pct"/>
            <w:noWrap/>
            <w:hideMark/>
          </w:tcPr>
          <w:p w14:paraId="25BCAD7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Pennsylvania, United States of America</w:t>
            </w:r>
          </w:p>
        </w:tc>
        <w:tc>
          <w:tcPr>
            <w:tcW w:w="1235" w:type="pct"/>
            <w:noWrap/>
            <w:hideMark/>
          </w:tcPr>
          <w:p w14:paraId="5256BA6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25</w:t>
            </w:r>
          </w:p>
        </w:tc>
      </w:tr>
      <w:tr w:rsidR="006A19A4" w:rsidRPr="006A19A4" w14:paraId="1CCD49C3" w14:textId="77777777" w:rsidTr="006A19A4">
        <w:trPr>
          <w:trHeight w:val="300"/>
        </w:trPr>
        <w:tc>
          <w:tcPr>
            <w:tcW w:w="718" w:type="pct"/>
            <w:noWrap/>
            <w:hideMark/>
          </w:tcPr>
          <w:p w14:paraId="0A6C3F2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Georgia</w:t>
            </w:r>
          </w:p>
        </w:tc>
        <w:tc>
          <w:tcPr>
            <w:tcW w:w="1164" w:type="pct"/>
            <w:noWrap/>
            <w:hideMark/>
          </w:tcPr>
          <w:p w14:paraId="75BEF75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5/26/2022</w:t>
            </w:r>
          </w:p>
        </w:tc>
        <w:tc>
          <w:tcPr>
            <w:tcW w:w="1883" w:type="pct"/>
            <w:noWrap/>
            <w:hideMark/>
          </w:tcPr>
          <w:p w14:paraId="3A244F8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Prince Edward Island, Canada</w:t>
            </w:r>
          </w:p>
        </w:tc>
        <w:tc>
          <w:tcPr>
            <w:tcW w:w="1235" w:type="pct"/>
            <w:noWrap/>
            <w:hideMark/>
          </w:tcPr>
          <w:p w14:paraId="1E0ABBA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679C045B" w14:textId="77777777" w:rsidTr="006A19A4">
        <w:trPr>
          <w:trHeight w:val="300"/>
        </w:trPr>
        <w:tc>
          <w:tcPr>
            <w:tcW w:w="718" w:type="pct"/>
            <w:noWrap/>
            <w:hideMark/>
          </w:tcPr>
          <w:p w14:paraId="0A9386C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Georgia</w:t>
            </w:r>
          </w:p>
        </w:tc>
        <w:tc>
          <w:tcPr>
            <w:tcW w:w="1164" w:type="pct"/>
            <w:noWrap/>
            <w:hideMark/>
          </w:tcPr>
          <w:p w14:paraId="58A51D1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5/26/2022</w:t>
            </w:r>
          </w:p>
        </w:tc>
        <w:tc>
          <w:tcPr>
            <w:tcW w:w="1883" w:type="pct"/>
            <w:noWrap/>
            <w:hideMark/>
          </w:tcPr>
          <w:p w14:paraId="515A9F3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Québec, Canada</w:t>
            </w:r>
          </w:p>
        </w:tc>
        <w:tc>
          <w:tcPr>
            <w:tcW w:w="1235" w:type="pct"/>
            <w:noWrap/>
            <w:hideMark/>
          </w:tcPr>
          <w:p w14:paraId="1C9A542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w:t>
            </w:r>
          </w:p>
        </w:tc>
      </w:tr>
      <w:tr w:rsidR="006A19A4" w:rsidRPr="006A19A4" w14:paraId="5733F0EF" w14:textId="77777777" w:rsidTr="006A19A4">
        <w:trPr>
          <w:trHeight w:val="300"/>
        </w:trPr>
        <w:tc>
          <w:tcPr>
            <w:tcW w:w="718" w:type="pct"/>
            <w:noWrap/>
            <w:hideMark/>
          </w:tcPr>
          <w:p w14:paraId="6760183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Georgia</w:t>
            </w:r>
          </w:p>
        </w:tc>
        <w:tc>
          <w:tcPr>
            <w:tcW w:w="1164" w:type="pct"/>
            <w:noWrap/>
            <w:hideMark/>
          </w:tcPr>
          <w:p w14:paraId="6C8E955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5/26/2022</w:t>
            </w:r>
          </w:p>
        </w:tc>
        <w:tc>
          <w:tcPr>
            <w:tcW w:w="1883" w:type="pct"/>
            <w:noWrap/>
            <w:hideMark/>
          </w:tcPr>
          <w:p w14:paraId="3503A80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Saskatchewan, Canada</w:t>
            </w:r>
          </w:p>
        </w:tc>
        <w:tc>
          <w:tcPr>
            <w:tcW w:w="1235" w:type="pct"/>
            <w:noWrap/>
            <w:hideMark/>
          </w:tcPr>
          <w:p w14:paraId="68531AB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w:t>
            </w:r>
          </w:p>
        </w:tc>
      </w:tr>
      <w:tr w:rsidR="006A19A4" w:rsidRPr="006A19A4" w14:paraId="5B4D5AE1" w14:textId="77777777" w:rsidTr="006A19A4">
        <w:trPr>
          <w:trHeight w:val="300"/>
        </w:trPr>
        <w:tc>
          <w:tcPr>
            <w:tcW w:w="718" w:type="pct"/>
            <w:noWrap/>
            <w:hideMark/>
          </w:tcPr>
          <w:p w14:paraId="7EAEEB9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Georgia</w:t>
            </w:r>
          </w:p>
        </w:tc>
        <w:tc>
          <w:tcPr>
            <w:tcW w:w="1164" w:type="pct"/>
            <w:noWrap/>
            <w:hideMark/>
          </w:tcPr>
          <w:p w14:paraId="1791203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5/26/2022</w:t>
            </w:r>
          </w:p>
        </w:tc>
        <w:tc>
          <w:tcPr>
            <w:tcW w:w="1883" w:type="pct"/>
            <w:noWrap/>
            <w:hideMark/>
          </w:tcPr>
          <w:p w14:paraId="358D39A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South Dakota, United States of America</w:t>
            </w:r>
          </w:p>
        </w:tc>
        <w:tc>
          <w:tcPr>
            <w:tcW w:w="1235" w:type="pct"/>
            <w:noWrap/>
            <w:hideMark/>
          </w:tcPr>
          <w:p w14:paraId="05E91EC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w:t>
            </w:r>
          </w:p>
        </w:tc>
      </w:tr>
      <w:tr w:rsidR="006A19A4" w:rsidRPr="006A19A4" w14:paraId="422C8D20" w14:textId="77777777" w:rsidTr="006A19A4">
        <w:trPr>
          <w:trHeight w:val="300"/>
        </w:trPr>
        <w:tc>
          <w:tcPr>
            <w:tcW w:w="718" w:type="pct"/>
            <w:noWrap/>
            <w:hideMark/>
          </w:tcPr>
          <w:p w14:paraId="41A44D3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Georgia</w:t>
            </w:r>
          </w:p>
        </w:tc>
        <w:tc>
          <w:tcPr>
            <w:tcW w:w="1164" w:type="pct"/>
            <w:noWrap/>
            <w:hideMark/>
          </w:tcPr>
          <w:p w14:paraId="573425C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5/26/2022</w:t>
            </w:r>
          </w:p>
        </w:tc>
        <w:tc>
          <w:tcPr>
            <w:tcW w:w="1883" w:type="pct"/>
            <w:noWrap/>
            <w:hideMark/>
          </w:tcPr>
          <w:p w14:paraId="06993BF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 United States of America</w:t>
            </w:r>
          </w:p>
        </w:tc>
        <w:tc>
          <w:tcPr>
            <w:tcW w:w="1235" w:type="pct"/>
            <w:noWrap/>
            <w:hideMark/>
          </w:tcPr>
          <w:p w14:paraId="3F9E97A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5F913D45" w14:textId="77777777" w:rsidTr="006A19A4">
        <w:trPr>
          <w:trHeight w:val="300"/>
        </w:trPr>
        <w:tc>
          <w:tcPr>
            <w:tcW w:w="718" w:type="pct"/>
            <w:noWrap/>
            <w:hideMark/>
          </w:tcPr>
          <w:p w14:paraId="422EEBF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Georgia</w:t>
            </w:r>
          </w:p>
        </w:tc>
        <w:tc>
          <w:tcPr>
            <w:tcW w:w="1164" w:type="pct"/>
            <w:noWrap/>
            <w:hideMark/>
          </w:tcPr>
          <w:p w14:paraId="1D1EB5A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5/26/2022</w:t>
            </w:r>
          </w:p>
        </w:tc>
        <w:tc>
          <w:tcPr>
            <w:tcW w:w="1883" w:type="pct"/>
            <w:noWrap/>
            <w:hideMark/>
          </w:tcPr>
          <w:p w14:paraId="3E2A87A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 United States of America</w:t>
            </w:r>
          </w:p>
        </w:tc>
        <w:tc>
          <w:tcPr>
            <w:tcW w:w="1235" w:type="pct"/>
            <w:noWrap/>
            <w:hideMark/>
          </w:tcPr>
          <w:p w14:paraId="00A1F06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18</w:t>
            </w:r>
          </w:p>
        </w:tc>
      </w:tr>
      <w:tr w:rsidR="006A19A4" w:rsidRPr="006A19A4" w14:paraId="699C5160" w14:textId="77777777" w:rsidTr="006A19A4">
        <w:trPr>
          <w:trHeight w:val="300"/>
        </w:trPr>
        <w:tc>
          <w:tcPr>
            <w:tcW w:w="718" w:type="pct"/>
            <w:noWrap/>
            <w:hideMark/>
          </w:tcPr>
          <w:p w14:paraId="61E8585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Georgia</w:t>
            </w:r>
          </w:p>
        </w:tc>
        <w:tc>
          <w:tcPr>
            <w:tcW w:w="1164" w:type="pct"/>
            <w:noWrap/>
            <w:hideMark/>
          </w:tcPr>
          <w:p w14:paraId="2991992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5/26/2022</w:t>
            </w:r>
          </w:p>
        </w:tc>
        <w:tc>
          <w:tcPr>
            <w:tcW w:w="1883" w:type="pct"/>
            <w:noWrap/>
            <w:hideMark/>
          </w:tcPr>
          <w:p w14:paraId="51AC888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Wisconsin, United States of America</w:t>
            </w:r>
          </w:p>
        </w:tc>
        <w:tc>
          <w:tcPr>
            <w:tcW w:w="1235" w:type="pct"/>
            <w:noWrap/>
            <w:hideMark/>
          </w:tcPr>
          <w:p w14:paraId="62FEF22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23</w:t>
            </w:r>
          </w:p>
        </w:tc>
      </w:tr>
      <w:tr w:rsidR="006A19A4" w:rsidRPr="006A19A4" w14:paraId="03698C0C" w14:textId="77777777" w:rsidTr="006A19A4">
        <w:trPr>
          <w:trHeight w:val="300"/>
        </w:trPr>
        <w:tc>
          <w:tcPr>
            <w:tcW w:w="718" w:type="pct"/>
            <w:noWrap/>
            <w:hideMark/>
          </w:tcPr>
          <w:p w14:paraId="2CEACB3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Georgia</w:t>
            </w:r>
          </w:p>
        </w:tc>
        <w:tc>
          <w:tcPr>
            <w:tcW w:w="1164" w:type="pct"/>
            <w:noWrap/>
            <w:hideMark/>
          </w:tcPr>
          <w:p w14:paraId="4682895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5/26/2022</w:t>
            </w:r>
          </w:p>
        </w:tc>
        <w:tc>
          <w:tcPr>
            <w:tcW w:w="1883" w:type="pct"/>
            <w:noWrap/>
            <w:hideMark/>
          </w:tcPr>
          <w:p w14:paraId="18DBCDB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Wyoming, United States of America</w:t>
            </w:r>
          </w:p>
        </w:tc>
        <w:tc>
          <w:tcPr>
            <w:tcW w:w="1235" w:type="pct"/>
            <w:noWrap/>
            <w:hideMark/>
          </w:tcPr>
          <w:p w14:paraId="436E8ED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64D15BD6" w14:textId="77777777" w:rsidTr="006A19A4">
        <w:trPr>
          <w:trHeight w:val="300"/>
        </w:trPr>
        <w:tc>
          <w:tcPr>
            <w:tcW w:w="718" w:type="pct"/>
            <w:noWrap/>
            <w:hideMark/>
          </w:tcPr>
          <w:p w14:paraId="032E4A9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Georgia</w:t>
            </w:r>
          </w:p>
        </w:tc>
        <w:tc>
          <w:tcPr>
            <w:tcW w:w="1164" w:type="pct"/>
            <w:noWrap/>
            <w:hideMark/>
          </w:tcPr>
          <w:p w14:paraId="21F0D02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5/26/2022</w:t>
            </w:r>
          </w:p>
        </w:tc>
        <w:tc>
          <w:tcPr>
            <w:tcW w:w="1883" w:type="pct"/>
            <w:noWrap/>
            <w:hideMark/>
          </w:tcPr>
          <w:p w14:paraId="2E6E830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Yukon, Canada</w:t>
            </w:r>
          </w:p>
        </w:tc>
        <w:tc>
          <w:tcPr>
            <w:tcW w:w="1235" w:type="pct"/>
            <w:noWrap/>
            <w:hideMark/>
          </w:tcPr>
          <w:p w14:paraId="60A63F2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8</w:t>
            </w:r>
          </w:p>
        </w:tc>
      </w:tr>
      <w:tr w:rsidR="006A19A4" w:rsidRPr="006A19A4" w14:paraId="1D62F63F" w14:textId="77777777" w:rsidTr="006A19A4">
        <w:trPr>
          <w:trHeight w:val="300"/>
        </w:trPr>
        <w:tc>
          <w:tcPr>
            <w:tcW w:w="718" w:type="pct"/>
            <w:noWrap/>
            <w:hideMark/>
          </w:tcPr>
          <w:p w14:paraId="4EBD021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District of Columbia</w:t>
            </w:r>
          </w:p>
        </w:tc>
        <w:tc>
          <w:tcPr>
            <w:tcW w:w="1164" w:type="pct"/>
            <w:noWrap/>
            <w:hideMark/>
          </w:tcPr>
          <w:p w14:paraId="44056AD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6/3/2022</w:t>
            </w:r>
          </w:p>
        </w:tc>
        <w:tc>
          <w:tcPr>
            <w:tcW w:w="1883" w:type="pct"/>
            <w:noWrap/>
            <w:hideMark/>
          </w:tcPr>
          <w:p w14:paraId="1EE1A9E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 United States of America</w:t>
            </w:r>
          </w:p>
        </w:tc>
        <w:tc>
          <w:tcPr>
            <w:tcW w:w="1235" w:type="pct"/>
            <w:noWrap/>
            <w:hideMark/>
          </w:tcPr>
          <w:p w14:paraId="5240DCC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267670DD" w14:textId="77777777" w:rsidTr="006A19A4">
        <w:trPr>
          <w:trHeight w:val="300"/>
        </w:trPr>
        <w:tc>
          <w:tcPr>
            <w:tcW w:w="718" w:type="pct"/>
            <w:noWrap/>
            <w:hideMark/>
          </w:tcPr>
          <w:p w14:paraId="788D7F9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District of Columbia</w:t>
            </w:r>
          </w:p>
        </w:tc>
        <w:tc>
          <w:tcPr>
            <w:tcW w:w="1164" w:type="pct"/>
            <w:noWrap/>
            <w:hideMark/>
          </w:tcPr>
          <w:p w14:paraId="6764A03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6/3/2022</w:t>
            </w:r>
          </w:p>
        </w:tc>
        <w:tc>
          <w:tcPr>
            <w:tcW w:w="1883" w:type="pct"/>
            <w:noWrap/>
            <w:hideMark/>
          </w:tcPr>
          <w:p w14:paraId="1A64430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Alberta, Canada</w:t>
            </w:r>
          </w:p>
        </w:tc>
        <w:tc>
          <w:tcPr>
            <w:tcW w:w="1235" w:type="pct"/>
            <w:noWrap/>
            <w:hideMark/>
          </w:tcPr>
          <w:p w14:paraId="136BB7C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w:t>
            </w:r>
          </w:p>
        </w:tc>
      </w:tr>
      <w:tr w:rsidR="006A19A4" w:rsidRPr="006A19A4" w14:paraId="41A8537E" w14:textId="77777777" w:rsidTr="006A19A4">
        <w:trPr>
          <w:trHeight w:val="300"/>
        </w:trPr>
        <w:tc>
          <w:tcPr>
            <w:tcW w:w="718" w:type="pct"/>
            <w:noWrap/>
            <w:hideMark/>
          </w:tcPr>
          <w:p w14:paraId="28D495C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District of Columbia</w:t>
            </w:r>
          </w:p>
        </w:tc>
        <w:tc>
          <w:tcPr>
            <w:tcW w:w="1164" w:type="pct"/>
            <w:noWrap/>
            <w:hideMark/>
          </w:tcPr>
          <w:p w14:paraId="7E8264F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6/3/2022</w:t>
            </w:r>
          </w:p>
        </w:tc>
        <w:tc>
          <w:tcPr>
            <w:tcW w:w="1883" w:type="pct"/>
            <w:noWrap/>
            <w:hideMark/>
          </w:tcPr>
          <w:p w14:paraId="6B68D6C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British Columbia, Canada</w:t>
            </w:r>
          </w:p>
        </w:tc>
        <w:tc>
          <w:tcPr>
            <w:tcW w:w="1235" w:type="pct"/>
            <w:noWrap/>
            <w:hideMark/>
          </w:tcPr>
          <w:p w14:paraId="3004C28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60</w:t>
            </w:r>
          </w:p>
        </w:tc>
      </w:tr>
      <w:tr w:rsidR="006A19A4" w:rsidRPr="006A19A4" w14:paraId="387C487E" w14:textId="77777777" w:rsidTr="006A19A4">
        <w:trPr>
          <w:trHeight w:val="300"/>
        </w:trPr>
        <w:tc>
          <w:tcPr>
            <w:tcW w:w="718" w:type="pct"/>
            <w:noWrap/>
            <w:hideMark/>
          </w:tcPr>
          <w:p w14:paraId="7197F26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District of Columbia</w:t>
            </w:r>
          </w:p>
        </w:tc>
        <w:tc>
          <w:tcPr>
            <w:tcW w:w="1164" w:type="pct"/>
            <w:noWrap/>
            <w:hideMark/>
          </w:tcPr>
          <w:p w14:paraId="6D3BF76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6/3/2022</w:t>
            </w:r>
          </w:p>
        </w:tc>
        <w:tc>
          <w:tcPr>
            <w:tcW w:w="1883" w:type="pct"/>
            <w:noWrap/>
            <w:hideMark/>
          </w:tcPr>
          <w:p w14:paraId="308FAA2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Colorado, United States of America</w:t>
            </w:r>
          </w:p>
        </w:tc>
        <w:tc>
          <w:tcPr>
            <w:tcW w:w="1235" w:type="pct"/>
            <w:noWrap/>
            <w:hideMark/>
          </w:tcPr>
          <w:p w14:paraId="127F4B6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4FA50898" w14:textId="77777777" w:rsidTr="006A19A4">
        <w:trPr>
          <w:trHeight w:val="300"/>
        </w:trPr>
        <w:tc>
          <w:tcPr>
            <w:tcW w:w="718" w:type="pct"/>
            <w:noWrap/>
            <w:hideMark/>
          </w:tcPr>
          <w:p w14:paraId="12F5EBB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District of Columbia</w:t>
            </w:r>
          </w:p>
        </w:tc>
        <w:tc>
          <w:tcPr>
            <w:tcW w:w="1164" w:type="pct"/>
            <w:noWrap/>
            <w:hideMark/>
          </w:tcPr>
          <w:p w14:paraId="7F6041B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6/3/2022</w:t>
            </w:r>
          </w:p>
        </w:tc>
        <w:tc>
          <w:tcPr>
            <w:tcW w:w="1883" w:type="pct"/>
            <w:noWrap/>
            <w:hideMark/>
          </w:tcPr>
          <w:p w14:paraId="2AC6D85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Georgia, United States of America</w:t>
            </w:r>
          </w:p>
        </w:tc>
        <w:tc>
          <w:tcPr>
            <w:tcW w:w="1235" w:type="pct"/>
            <w:noWrap/>
            <w:hideMark/>
          </w:tcPr>
          <w:p w14:paraId="29662BA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7DA1B3D5" w14:textId="77777777" w:rsidTr="006A19A4">
        <w:trPr>
          <w:trHeight w:val="300"/>
        </w:trPr>
        <w:tc>
          <w:tcPr>
            <w:tcW w:w="718" w:type="pct"/>
            <w:noWrap/>
            <w:hideMark/>
          </w:tcPr>
          <w:p w14:paraId="09479D2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District of Columbia</w:t>
            </w:r>
          </w:p>
        </w:tc>
        <w:tc>
          <w:tcPr>
            <w:tcW w:w="1164" w:type="pct"/>
            <w:noWrap/>
            <w:hideMark/>
          </w:tcPr>
          <w:p w14:paraId="1B64337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6/3/2022</w:t>
            </w:r>
          </w:p>
        </w:tc>
        <w:tc>
          <w:tcPr>
            <w:tcW w:w="1883" w:type="pct"/>
            <w:noWrap/>
            <w:hideMark/>
          </w:tcPr>
          <w:p w14:paraId="6E17175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Idaho, United States of America</w:t>
            </w:r>
          </w:p>
        </w:tc>
        <w:tc>
          <w:tcPr>
            <w:tcW w:w="1235" w:type="pct"/>
            <w:noWrap/>
            <w:hideMark/>
          </w:tcPr>
          <w:p w14:paraId="06E7973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35</w:t>
            </w:r>
          </w:p>
        </w:tc>
      </w:tr>
      <w:tr w:rsidR="006A19A4" w:rsidRPr="006A19A4" w14:paraId="4604D8D1" w14:textId="77777777" w:rsidTr="006A19A4">
        <w:trPr>
          <w:trHeight w:val="300"/>
        </w:trPr>
        <w:tc>
          <w:tcPr>
            <w:tcW w:w="718" w:type="pct"/>
            <w:noWrap/>
            <w:hideMark/>
          </w:tcPr>
          <w:p w14:paraId="3F7CE6D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District of Columbia</w:t>
            </w:r>
          </w:p>
        </w:tc>
        <w:tc>
          <w:tcPr>
            <w:tcW w:w="1164" w:type="pct"/>
            <w:noWrap/>
            <w:hideMark/>
          </w:tcPr>
          <w:p w14:paraId="35AFC44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6/3/2022</w:t>
            </w:r>
          </w:p>
        </w:tc>
        <w:tc>
          <w:tcPr>
            <w:tcW w:w="1883" w:type="pct"/>
            <w:noWrap/>
            <w:hideMark/>
          </w:tcPr>
          <w:p w14:paraId="3308D3C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Illinois, United States of America</w:t>
            </w:r>
          </w:p>
        </w:tc>
        <w:tc>
          <w:tcPr>
            <w:tcW w:w="1235" w:type="pct"/>
            <w:noWrap/>
            <w:hideMark/>
          </w:tcPr>
          <w:p w14:paraId="74B1047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1A3DA463" w14:textId="77777777" w:rsidTr="006A19A4">
        <w:trPr>
          <w:trHeight w:val="300"/>
        </w:trPr>
        <w:tc>
          <w:tcPr>
            <w:tcW w:w="718" w:type="pct"/>
            <w:noWrap/>
            <w:hideMark/>
          </w:tcPr>
          <w:p w14:paraId="42FE9B5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District of Columbia</w:t>
            </w:r>
          </w:p>
        </w:tc>
        <w:tc>
          <w:tcPr>
            <w:tcW w:w="1164" w:type="pct"/>
            <w:noWrap/>
            <w:hideMark/>
          </w:tcPr>
          <w:p w14:paraId="3C9B765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6/3/2022</w:t>
            </w:r>
          </w:p>
        </w:tc>
        <w:tc>
          <w:tcPr>
            <w:tcW w:w="1883" w:type="pct"/>
            <w:noWrap/>
            <w:hideMark/>
          </w:tcPr>
          <w:p w14:paraId="3318820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Indiana, United States of America</w:t>
            </w:r>
          </w:p>
        </w:tc>
        <w:tc>
          <w:tcPr>
            <w:tcW w:w="1235" w:type="pct"/>
            <w:noWrap/>
            <w:hideMark/>
          </w:tcPr>
          <w:p w14:paraId="4E4077B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65F33622" w14:textId="77777777" w:rsidTr="006A19A4">
        <w:trPr>
          <w:trHeight w:val="300"/>
        </w:trPr>
        <w:tc>
          <w:tcPr>
            <w:tcW w:w="718" w:type="pct"/>
            <w:noWrap/>
            <w:hideMark/>
          </w:tcPr>
          <w:p w14:paraId="49D83BF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District of Columbia</w:t>
            </w:r>
          </w:p>
        </w:tc>
        <w:tc>
          <w:tcPr>
            <w:tcW w:w="1164" w:type="pct"/>
            <w:noWrap/>
            <w:hideMark/>
          </w:tcPr>
          <w:p w14:paraId="0780351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6/3/2022</w:t>
            </w:r>
          </w:p>
        </w:tc>
        <w:tc>
          <w:tcPr>
            <w:tcW w:w="1883" w:type="pct"/>
            <w:noWrap/>
            <w:hideMark/>
          </w:tcPr>
          <w:p w14:paraId="5C81711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Iowa, United States of America</w:t>
            </w:r>
          </w:p>
        </w:tc>
        <w:tc>
          <w:tcPr>
            <w:tcW w:w="1235" w:type="pct"/>
            <w:noWrap/>
            <w:hideMark/>
          </w:tcPr>
          <w:p w14:paraId="6CDC995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1F7170F4" w14:textId="77777777" w:rsidTr="006A19A4">
        <w:trPr>
          <w:trHeight w:val="300"/>
        </w:trPr>
        <w:tc>
          <w:tcPr>
            <w:tcW w:w="718" w:type="pct"/>
            <w:noWrap/>
            <w:hideMark/>
          </w:tcPr>
          <w:p w14:paraId="3E7091B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District of Columbia</w:t>
            </w:r>
          </w:p>
        </w:tc>
        <w:tc>
          <w:tcPr>
            <w:tcW w:w="1164" w:type="pct"/>
            <w:noWrap/>
            <w:hideMark/>
          </w:tcPr>
          <w:p w14:paraId="7F91F6E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6/3/2022</w:t>
            </w:r>
          </w:p>
        </w:tc>
        <w:tc>
          <w:tcPr>
            <w:tcW w:w="1883" w:type="pct"/>
            <w:noWrap/>
            <w:hideMark/>
          </w:tcPr>
          <w:p w14:paraId="1DB9362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Manitoba, Canada</w:t>
            </w:r>
          </w:p>
        </w:tc>
        <w:tc>
          <w:tcPr>
            <w:tcW w:w="1235" w:type="pct"/>
            <w:noWrap/>
            <w:hideMark/>
          </w:tcPr>
          <w:p w14:paraId="655F98A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w:t>
            </w:r>
          </w:p>
        </w:tc>
      </w:tr>
      <w:tr w:rsidR="006A19A4" w:rsidRPr="006A19A4" w14:paraId="08CD8E45" w14:textId="77777777" w:rsidTr="006A19A4">
        <w:trPr>
          <w:trHeight w:val="300"/>
        </w:trPr>
        <w:tc>
          <w:tcPr>
            <w:tcW w:w="718" w:type="pct"/>
            <w:noWrap/>
            <w:hideMark/>
          </w:tcPr>
          <w:p w14:paraId="5E07126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District of Columbia</w:t>
            </w:r>
          </w:p>
        </w:tc>
        <w:tc>
          <w:tcPr>
            <w:tcW w:w="1164" w:type="pct"/>
            <w:noWrap/>
            <w:hideMark/>
          </w:tcPr>
          <w:p w14:paraId="5059405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6/3/2022</w:t>
            </w:r>
          </w:p>
        </w:tc>
        <w:tc>
          <w:tcPr>
            <w:tcW w:w="1883" w:type="pct"/>
            <w:noWrap/>
            <w:hideMark/>
          </w:tcPr>
          <w:p w14:paraId="0B057A4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 United States of America</w:t>
            </w:r>
          </w:p>
        </w:tc>
        <w:tc>
          <w:tcPr>
            <w:tcW w:w="1235" w:type="pct"/>
            <w:noWrap/>
            <w:hideMark/>
          </w:tcPr>
          <w:p w14:paraId="6C30021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13</w:t>
            </w:r>
          </w:p>
        </w:tc>
      </w:tr>
      <w:tr w:rsidR="006A19A4" w:rsidRPr="006A19A4" w14:paraId="17C1BEB5" w14:textId="77777777" w:rsidTr="006A19A4">
        <w:trPr>
          <w:trHeight w:val="300"/>
        </w:trPr>
        <w:tc>
          <w:tcPr>
            <w:tcW w:w="718" w:type="pct"/>
            <w:noWrap/>
            <w:hideMark/>
          </w:tcPr>
          <w:p w14:paraId="50D7930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lastRenderedPageBreak/>
              <w:t>District of Columbia</w:t>
            </w:r>
          </w:p>
        </w:tc>
        <w:tc>
          <w:tcPr>
            <w:tcW w:w="1164" w:type="pct"/>
            <w:noWrap/>
            <w:hideMark/>
          </w:tcPr>
          <w:p w14:paraId="79315D7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6/3/2022</w:t>
            </w:r>
          </w:p>
        </w:tc>
        <w:tc>
          <w:tcPr>
            <w:tcW w:w="1883" w:type="pct"/>
            <w:noWrap/>
            <w:hideMark/>
          </w:tcPr>
          <w:p w14:paraId="75DAC4B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Minnesota, United States of America</w:t>
            </w:r>
          </w:p>
        </w:tc>
        <w:tc>
          <w:tcPr>
            <w:tcW w:w="1235" w:type="pct"/>
            <w:noWrap/>
            <w:hideMark/>
          </w:tcPr>
          <w:p w14:paraId="64B891E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19</w:t>
            </w:r>
          </w:p>
        </w:tc>
      </w:tr>
      <w:tr w:rsidR="006A19A4" w:rsidRPr="006A19A4" w14:paraId="6B28E7EC" w14:textId="77777777" w:rsidTr="006A19A4">
        <w:trPr>
          <w:trHeight w:val="300"/>
        </w:trPr>
        <w:tc>
          <w:tcPr>
            <w:tcW w:w="718" w:type="pct"/>
            <w:noWrap/>
            <w:hideMark/>
          </w:tcPr>
          <w:p w14:paraId="7EBDE84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District of Columbia</w:t>
            </w:r>
          </w:p>
        </w:tc>
        <w:tc>
          <w:tcPr>
            <w:tcW w:w="1164" w:type="pct"/>
            <w:noWrap/>
            <w:hideMark/>
          </w:tcPr>
          <w:p w14:paraId="5685441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6/3/2022</w:t>
            </w:r>
          </w:p>
        </w:tc>
        <w:tc>
          <w:tcPr>
            <w:tcW w:w="1883" w:type="pct"/>
            <w:noWrap/>
            <w:hideMark/>
          </w:tcPr>
          <w:p w14:paraId="5192CF4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 United States of America</w:t>
            </w:r>
          </w:p>
        </w:tc>
        <w:tc>
          <w:tcPr>
            <w:tcW w:w="1235" w:type="pct"/>
            <w:noWrap/>
            <w:hideMark/>
          </w:tcPr>
          <w:p w14:paraId="08276A6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2138A6F8" w14:textId="77777777" w:rsidTr="006A19A4">
        <w:trPr>
          <w:trHeight w:val="300"/>
        </w:trPr>
        <w:tc>
          <w:tcPr>
            <w:tcW w:w="718" w:type="pct"/>
            <w:noWrap/>
            <w:hideMark/>
          </w:tcPr>
          <w:p w14:paraId="1B563D0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District of Columbia</w:t>
            </w:r>
          </w:p>
        </w:tc>
        <w:tc>
          <w:tcPr>
            <w:tcW w:w="1164" w:type="pct"/>
            <w:noWrap/>
            <w:hideMark/>
          </w:tcPr>
          <w:p w14:paraId="566FE56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6/3/2022</w:t>
            </w:r>
          </w:p>
        </w:tc>
        <w:tc>
          <w:tcPr>
            <w:tcW w:w="1883" w:type="pct"/>
            <w:noWrap/>
            <w:hideMark/>
          </w:tcPr>
          <w:p w14:paraId="1DC13CB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 United States of America</w:t>
            </w:r>
          </w:p>
        </w:tc>
        <w:tc>
          <w:tcPr>
            <w:tcW w:w="1235" w:type="pct"/>
            <w:noWrap/>
            <w:hideMark/>
          </w:tcPr>
          <w:p w14:paraId="1942580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435A7247" w14:textId="77777777" w:rsidTr="006A19A4">
        <w:trPr>
          <w:trHeight w:val="300"/>
        </w:trPr>
        <w:tc>
          <w:tcPr>
            <w:tcW w:w="718" w:type="pct"/>
            <w:noWrap/>
            <w:hideMark/>
          </w:tcPr>
          <w:p w14:paraId="156A2D1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District of Columbia</w:t>
            </w:r>
          </w:p>
        </w:tc>
        <w:tc>
          <w:tcPr>
            <w:tcW w:w="1164" w:type="pct"/>
            <w:noWrap/>
            <w:hideMark/>
          </w:tcPr>
          <w:p w14:paraId="254FCF2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6/3/2022</w:t>
            </w:r>
          </w:p>
        </w:tc>
        <w:tc>
          <w:tcPr>
            <w:tcW w:w="1883" w:type="pct"/>
            <w:noWrap/>
            <w:hideMark/>
          </w:tcPr>
          <w:p w14:paraId="01C9D25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Newfoundland and Labrador, Canada</w:t>
            </w:r>
          </w:p>
        </w:tc>
        <w:tc>
          <w:tcPr>
            <w:tcW w:w="1235" w:type="pct"/>
            <w:noWrap/>
            <w:hideMark/>
          </w:tcPr>
          <w:p w14:paraId="3696698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27</w:t>
            </w:r>
          </w:p>
        </w:tc>
      </w:tr>
      <w:tr w:rsidR="006A19A4" w:rsidRPr="006A19A4" w14:paraId="7BA88AC0" w14:textId="77777777" w:rsidTr="006A19A4">
        <w:trPr>
          <w:trHeight w:val="300"/>
        </w:trPr>
        <w:tc>
          <w:tcPr>
            <w:tcW w:w="718" w:type="pct"/>
            <w:noWrap/>
            <w:hideMark/>
          </w:tcPr>
          <w:p w14:paraId="7FDED44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District of Columbia</w:t>
            </w:r>
          </w:p>
        </w:tc>
        <w:tc>
          <w:tcPr>
            <w:tcW w:w="1164" w:type="pct"/>
            <w:noWrap/>
            <w:hideMark/>
          </w:tcPr>
          <w:p w14:paraId="228364E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6/3/2022</w:t>
            </w:r>
          </w:p>
        </w:tc>
        <w:tc>
          <w:tcPr>
            <w:tcW w:w="1883" w:type="pct"/>
            <w:noWrap/>
            <w:hideMark/>
          </w:tcPr>
          <w:p w14:paraId="25C24D4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Dakota, United States of America</w:t>
            </w:r>
          </w:p>
        </w:tc>
        <w:tc>
          <w:tcPr>
            <w:tcW w:w="1235" w:type="pct"/>
            <w:noWrap/>
            <w:hideMark/>
          </w:tcPr>
          <w:p w14:paraId="2A1B7D7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w:t>
            </w:r>
          </w:p>
        </w:tc>
      </w:tr>
      <w:tr w:rsidR="006A19A4" w:rsidRPr="006A19A4" w14:paraId="136F8C20" w14:textId="77777777" w:rsidTr="006A19A4">
        <w:trPr>
          <w:trHeight w:val="300"/>
        </w:trPr>
        <w:tc>
          <w:tcPr>
            <w:tcW w:w="718" w:type="pct"/>
            <w:noWrap/>
            <w:hideMark/>
          </w:tcPr>
          <w:p w14:paraId="0BDFF01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District of Columbia</w:t>
            </w:r>
          </w:p>
        </w:tc>
        <w:tc>
          <w:tcPr>
            <w:tcW w:w="1164" w:type="pct"/>
            <w:noWrap/>
            <w:hideMark/>
          </w:tcPr>
          <w:p w14:paraId="290B9F3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6/3/2022</w:t>
            </w:r>
          </w:p>
        </w:tc>
        <w:tc>
          <w:tcPr>
            <w:tcW w:w="1883" w:type="pct"/>
            <w:noWrap/>
            <w:hideMark/>
          </w:tcPr>
          <w:p w14:paraId="3DE7E58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Nova Scotia, Canada</w:t>
            </w:r>
          </w:p>
        </w:tc>
        <w:tc>
          <w:tcPr>
            <w:tcW w:w="1235" w:type="pct"/>
            <w:noWrap/>
            <w:hideMark/>
          </w:tcPr>
          <w:p w14:paraId="045D897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733D86A2" w14:textId="77777777" w:rsidTr="006A19A4">
        <w:trPr>
          <w:trHeight w:val="300"/>
        </w:trPr>
        <w:tc>
          <w:tcPr>
            <w:tcW w:w="718" w:type="pct"/>
            <w:noWrap/>
            <w:hideMark/>
          </w:tcPr>
          <w:p w14:paraId="395F5EB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District of Columbia</w:t>
            </w:r>
          </w:p>
        </w:tc>
        <w:tc>
          <w:tcPr>
            <w:tcW w:w="1164" w:type="pct"/>
            <w:noWrap/>
            <w:hideMark/>
          </w:tcPr>
          <w:p w14:paraId="1AC0BFE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6/3/2022</w:t>
            </w:r>
          </w:p>
        </w:tc>
        <w:tc>
          <w:tcPr>
            <w:tcW w:w="1883" w:type="pct"/>
            <w:noWrap/>
            <w:hideMark/>
          </w:tcPr>
          <w:p w14:paraId="6F8F210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Ohio, United States of America</w:t>
            </w:r>
          </w:p>
        </w:tc>
        <w:tc>
          <w:tcPr>
            <w:tcW w:w="1235" w:type="pct"/>
            <w:noWrap/>
            <w:hideMark/>
          </w:tcPr>
          <w:p w14:paraId="60F35CD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17323799" w14:textId="77777777" w:rsidTr="006A19A4">
        <w:trPr>
          <w:trHeight w:val="300"/>
        </w:trPr>
        <w:tc>
          <w:tcPr>
            <w:tcW w:w="718" w:type="pct"/>
            <w:noWrap/>
            <w:hideMark/>
          </w:tcPr>
          <w:p w14:paraId="1A62EF9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District of Columbia</w:t>
            </w:r>
          </w:p>
        </w:tc>
        <w:tc>
          <w:tcPr>
            <w:tcW w:w="1164" w:type="pct"/>
            <w:noWrap/>
            <w:hideMark/>
          </w:tcPr>
          <w:p w14:paraId="608E155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6/3/2022</w:t>
            </w:r>
          </w:p>
        </w:tc>
        <w:tc>
          <w:tcPr>
            <w:tcW w:w="1883" w:type="pct"/>
            <w:noWrap/>
            <w:hideMark/>
          </w:tcPr>
          <w:p w14:paraId="45D5D89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Ontario, Canada</w:t>
            </w:r>
          </w:p>
        </w:tc>
        <w:tc>
          <w:tcPr>
            <w:tcW w:w="1235" w:type="pct"/>
            <w:noWrap/>
            <w:hideMark/>
          </w:tcPr>
          <w:p w14:paraId="37E2E9D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57</w:t>
            </w:r>
          </w:p>
        </w:tc>
      </w:tr>
      <w:tr w:rsidR="006A19A4" w:rsidRPr="006A19A4" w14:paraId="15A39D30" w14:textId="77777777" w:rsidTr="006A19A4">
        <w:trPr>
          <w:trHeight w:val="300"/>
        </w:trPr>
        <w:tc>
          <w:tcPr>
            <w:tcW w:w="718" w:type="pct"/>
            <w:noWrap/>
            <w:hideMark/>
          </w:tcPr>
          <w:p w14:paraId="7C8BB58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District of Columbia</w:t>
            </w:r>
          </w:p>
        </w:tc>
        <w:tc>
          <w:tcPr>
            <w:tcW w:w="1164" w:type="pct"/>
            <w:noWrap/>
            <w:hideMark/>
          </w:tcPr>
          <w:p w14:paraId="16C0112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6/3/2022</w:t>
            </w:r>
          </w:p>
        </w:tc>
        <w:tc>
          <w:tcPr>
            <w:tcW w:w="1883" w:type="pct"/>
            <w:noWrap/>
            <w:hideMark/>
          </w:tcPr>
          <w:p w14:paraId="615ECAA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Oregon, United States of America</w:t>
            </w:r>
          </w:p>
        </w:tc>
        <w:tc>
          <w:tcPr>
            <w:tcW w:w="1235" w:type="pct"/>
            <w:noWrap/>
            <w:hideMark/>
          </w:tcPr>
          <w:p w14:paraId="0C90449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2FE25B7D" w14:textId="77777777" w:rsidTr="006A19A4">
        <w:trPr>
          <w:trHeight w:val="300"/>
        </w:trPr>
        <w:tc>
          <w:tcPr>
            <w:tcW w:w="718" w:type="pct"/>
            <w:noWrap/>
            <w:hideMark/>
          </w:tcPr>
          <w:p w14:paraId="40D1EF7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District of Columbia</w:t>
            </w:r>
          </w:p>
        </w:tc>
        <w:tc>
          <w:tcPr>
            <w:tcW w:w="1164" w:type="pct"/>
            <w:noWrap/>
            <w:hideMark/>
          </w:tcPr>
          <w:p w14:paraId="50DD58F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6/3/2022</w:t>
            </w:r>
          </w:p>
        </w:tc>
        <w:tc>
          <w:tcPr>
            <w:tcW w:w="1883" w:type="pct"/>
            <w:noWrap/>
            <w:hideMark/>
          </w:tcPr>
          <w:p w14:paraId="56AACB4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Pennsylvania, United States of America</w:t>
            </w:r>
          </w:p>
        </w:tc>
        <w:tc>
          <w:tcPr>
            <w:tcW w:w="1235" w:type="pct"/>
            <w:noWrap/>
            <w:hideMark/>
          </w:tcPr>
          <w:p w14:paraId="7146456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15</w:t>
            </w:r>
          </w:p>
        </w:tc>
      </w:tr>
      <w:tr w:rsidR="006A19A4" w:rsidRPr="006A19A4" w14:paraId="2D7835EB" w14:textId="77777777" w:rsidTr="006A19A4">
        <w:trPr>
          <w:trHeight w:val="300"/>
        </w:trPr>
        <w:tc>
          <w:tcPr>
            <w:tcW w:w="718" w:type="pct"/>
            <w:noWrap/>
            <w:hideMark/>
          </w:tcPr>
          <w:p w14:paraId="19DC8BA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District of Columbia</w:t>
            </w:r>
          </w:p>
        </w:tc>
        <w:tc>
          <w:tcPr>
            <w:tcW w:w="1164" w:type="pct"/>
            <w:noWrap/>
            <w:hideMark/>
          </w:tcPr>
          <w:p w14:paraId="3CE7275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6/3/2022</w:t>
            </w:r>
          </w:p>
        </w:tc>
        <w:tc>
          <w:tcPr>
            <w:tcW w:w="1883" w:type="pct"/>
            <w:noWrap/>
            <w:hideMark/>
          </w:tcPr>
          <w:p w14:paraId="0ADD16F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Prince Edward Island, Canada</w:t>
            </w:r>
          </w:p>
        </w:tc>
        <w:tc>
          <w:tcPr>
            <w:tcW w:w="1235" w:type="pct"/>
            <w:noWrap/>
            <w:hideMark/>
          </w:tcPr>
          <w:p w14:paraId="5EC7AE5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18</w:t>
            </w:r>
          </w:p>
        </w:tc>
      </w:tr>
      <w:tr w:rsidR="006A19A4" w:rsidRPr="006A19A4" w14:paraId="4BC8F5E2" w14:textId="77777777" w:rsidTr="006A19A4">
        <w:trPr>
          <w:trHeight w:val="300"/>
        </w:trPr>
        <w:tc>
          <w:tcPr>
            <w:tcW w:w="718" w:type="pct"/>
            <w:noWrap/>
            <w:hideMark/>
          </w:tcPr>
          <w:p w14:paraId="77B94AF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District of Columbia</w:t>
            </w:r>
          </w:p>
        </w:tc>
        <w:tc>
          <w:tcPr>
            <w:tcW w:w="1164" w:type="pct"/>
            <w:noWrap/>
            <w:hideMark/>
          </w:tcPr>
          <w:p w14:paraId="1A7CDFD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6/3/2022</w:t>
            </w:r>
          </w:p>
        </w:tc>
        <w:tc>
          <w:tcPr>
            <w:tcW w:w="1883" w:type="pct"/>
            <w:noWrap/>
            <w:hideMark/>
          </w:tcPr>
          <w:p w14:paraId="43A3D7F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Québec, Canada</w:t>
            </w:r>
          </w:p>
        </w:tc>
        <w:tc>
          <w:tcPr>
            <w:tcW w:w="1235" w:type="pct"/>
            <w:noWrap/>
            <w:hideMark/>
          </w:tcPr>
          <w:p w14:paraId="7FA082D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15</w:t>
            </w:r>
          </w:p>
        </w:tc>
      </w:tr>
      <w:tr w:rsidR="006A19A4" w:rsidRPr="006A19A4" w14:paraId="7B326700" w14:textId="77777777" w:rsidTr="006A19A4">
        <w:trPr>
          <w:trHeight w:val="300"/>
        </w:trPr>
        <w:tc>
          <w:tcPr>
            <w:tcW w:w="718" w:type="pct"/>
            <w:noWrap/>
            <w:hideMark/>
          </w:tcPr>
          <w:p w14:paraId="778DAF5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District of Columbia</w:t>
            </w:r>
          </w:p>
        </w:tc>
        <w:tc>
          <w:tcPr>
            <w:tcW w:w="1164" w:type="pct"/>
            <w:noWrap/>
            <w:hideMark/>
          </w:tcPr>
          <w:p w14:paraId="118CD7C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6/3/2022</w:t>
            </w:r>
          </w:p>
        </w:tc>
        <w:tc>
          <w:tcPr>
            <w:tcW w:w="1883" w:type="pct"/>
            <w:noWrap/>
            <w:hideMark/>
          </w:tcPr>
          <w:p w14:paraId="633EBD3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Saskatchewan, Canada</w:t>
            </w:r>
          </w:p>
        </w:tc>
        <w:tc>
          <w:tcPr>
            <w:tcW w:w="1235" w:type="pct"/>
            <w:noWrap/>
            <w:hideMark/>
          </w:tcPr>
          <w:p w14:paraId="78EEC61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13</w:t>
            </w:r>
          </w:p>
        </w:tc>
      </w:tr>
      <w:tr w:rsidR="006A19A4" w:rsidRPr="006A19A4" w14:paraId="3661FEFE" w14:textId="77777777" w:rsidTr="006A19A4">
        <w:trPr>
          <w:trHeight w:val="300"/>
        </w:trPr>
        <w:tc>
          <w:tcPr>
            <w:tcW w:w="718" w:type="pct"/>
            <w:noWrap/>
            <w:hideMark/>
          </w:tcPr>
          <w:p w14:paraId="57A6549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District of Columbia</w:t>
            </w:r>
          </w:p>
        </w:tc>
        <w:tc>
          <w:tcPr>
            <w:tcW w:w="1164" w:type="pct"/>
            <w:noWrap/>
            <w:hideMark/>
          </w:tcPr>
          <w:p w14:paraId="230762B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6/3/2022</w:t>
            </w:r>
          </w:p>
        </w:tc>
        <w:tc>
          <w:tcPr>
            <w:tcW w:w="1883" w:type="pct"/>
            <w:noWrap/>
            <w:hideMark/>
          </w:tcPr>
          <w:p w14:paraId="6D62119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South Dakota, United States of America</w:t>
            </w:r>
          </w:p>
        </w:tc>
        <w:tc>
          <w:tcPr>
            <w:tcW w:w="1235" w:type="pct"/>
            <w:noWrap/>
            <w:hideMark/>
          </w:tcPr>
          <w:p w14:paraId="6649C04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73BB7E32" w14:textId="77777777" w:rsidTr="006A19A4">
        <w:trPr>
          <w:trHeight w:val="300"/>
        </w:trPr>
        <w:tc>
          <w:tcPr>
            <w:tcW w:w="718" w:type="pct"/>
            <w:noWrap/>
            <w:hideMark/>
          </w:tcPr>
          <w:p w14:paraId="68802DA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District of Columbia</w:t>
            </w:r>
          </w:p>
        </w:tc>
        <w:tc>
          <w:tcPr>
            <w:tcW w:w="1164" w:type="pct"/>
            <w:noWrap/>
            <w:hideMark/>
          </w:tcPr>
          <w:p w14:paraId="1863BE7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6/3/2022</w:t>
            </w:r>
          </w:p>
        </w:tc>
        <w:tc>
          <w:tcPr>
            <w:tcW w:w="1883" w:type="pct"/>
            <w:noWrap/>
            <w:hideMark/>
          </w:tcPr>
          <w:p w14:paraId="458F164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 United States of America</w:t>
            </w:r>
          </w:p>
        </w:tc>
        <w:tc>
          <w:tcPr>
            <w:tcW w:w="1235" w:type="pct"/>
            <w:noWrap/>
            <w:hideMark/>
          </w:tcPr>
          <w:p w14:paraId="1D557D7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3F83693E" w14:textId="77777777" w:rsidTr="006A19A4">
        <w:trPr>
          <w:trHeight w:val="300"/>
        </w:trPr>
        <w:tc>
          <w:tcPr>
            <w:tcW w:w="718" w:type="pct"/>
            <w:noWrap/>
            <w:hideMark/>
          </w:tcPr>
          <w:p w14:paraId="7AE52BF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District of Columbia</w:t>
            </w:r>
          </w:p>
        </w:tc>
        <w:tc>
          <w:tcPr>
            <w:tcW w:w="1164" w:type="pct"/>
            <w:noWrap/>
            <w:hideMark/>
          </w:tcPr>
          <w:p w14:paraId="44D3860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6/3/2022</w:t>
            </w:r>
          </w:p>
        </w:tc>
        <w:tc>
          <w:tcPr>
            <w:tcW w:w="1883" w:type="pct"/>
            <w:noWrap/>
            <w:hideMark/>
          </w:tcPr>
          <w:p w14:paraId="01CAA84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 United States of America</w:t>
            </w:r>
          </w:p>
        </w:tc>
        <w:tc>
          <w:tcPr>
            <w:tcW w:w="1235" w:type="pct"/>
            <w:noWrap/>
            <w:hideMark/>
          </w:tcPr>
          <w:p w14:paraId="56A6291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14</w:t>
            </w:r>
          </w:p>
        </w:tc>
      </w:tr>
      <w:tr w:rsidR="006A19A4" w:rsidRPr="006A19A4" w14:paraId="219DDC77" w14:textId="77777777" w:rsidTr="006A19A4">
        <w:trPr>
          <w:trHeight w:val="300"/>
        </w:trPr>
        <w:tc>
          <w:tcPr>
            <w:tcW w:w="718" w:type="pct"/>
            <w:noWrap/>
            <w:hideMark/>
          </w:tcPr>
          <w:p w14:paraId="2F69531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District of Columbia</w:t>
            </w:r>
          </w:p>
        </w:tc>
        <w:tc>
          <w:tcPr>
            <w:tcW w:w="1164" w:type="pct"/>
            <w:noWrap/>
            <w:hideMark/>
          </w:tcPr>
          <w:p w14:paraId="76A5F5A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6/3/2022</w:t>
            </w:r>
          </w:p>
        </w:tc>
        <w:tc>
          <w:tcPr>
            <w:tcW w:w="1883" w:type="pct"/>
            <w:noWrap/>
            <w:hideMark/>
          </w:tcPr>
          <w:p w14:paraId="57CD95A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Wisconsin, United States of America</w:t>
            </w:r>
          </w:p>
        </w:tc>
        <w:tc>
          <w:tcPr>
            <w:tcW w:w="1235" w:type="pct"/>
            <w:noWrap/>
            <w:hideMark/>
          </w:tcPr>
          <w:p w14:paraId="04F40CD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15</w:t>
            </w:r>
          </w:p>
        </w:tc>
      </w:tr>
      <w:tr w:rsidR="006A19A4" w:rsidRPr="006A19A4" w14:paraId="6A87F531" w14:textId="77777777" w:rsidTr="006A19A4">
        <w:trPr>
          <w:trHeight w:val="300"/>
        </w:trPr>
        <w:tc>
          <w:tcPr>
            <w:tcW w:w="718" w:type="pct"/>
            <w:noWrap/>
            <w:hideMark/>
          </w:tcPr>
          <w:p w14:paraId="401F8FD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District of Columbia</w:t>
            </w:r>
          </w:p>
        </w:tc>
        <w:tc>
          <w:tcPr>
            <w:tcW w:w="1164" w:type="pct"/>
            <w:noWrap/>
            <w:hideMark/>
          </w:tcPr>
          <w:p w14:paraId="15DDA69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6/3/2022</w:t>
            </w:r>
          </w:p>
        </w:tc>
        <w:tc>
          <w:tcPr>
            <w:tcW w:w="1883" w:type="pct"/>
            <w:noWrap/>
            <w:hideMark/>
          </w:tcPr>
          <w:p w14:paraId="734D8C6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Wyoming, United States of America</w:t>
            </w:r>
          </w:p>
        </w:tc>
        <w:tc>
          <w:tcPr>
            <w:tcW w:w="1235" w:type="pct"/>
            <w:noWrap/>
            <w:hideMark/>
          </w:tcPr>
          <w:p w14:paraId="0110548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1E1135C6" w14:textId="77777777" w:rsidTr="006A19A4">
        <w:trPr>
          <w:trHeight w:val="300"/>
        </w:trPr>
        <w:tc>
          <w:tcPr>
            <w:tcW w:w="718" w:type="pct"/>
            <w:noWrap/>
            <w:hideMark/>
          </w:tcPr>
          <w:p w14:paraId="7CD6487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District of Columbia</w:t>
            </w:r>
          </w:p>
        </w:tc>
        <w:tc>
          <w:tcPr>
            <w:tcW w:w="1164" w:type="pct"/>
            <w:noWrap/>
            <w:hideMark/>
          </w:tcPr>
          <w:p w14:paraId="43A6151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6/3/2022</w:t>
            </w:r>
          </w:p>
        </w:tc>
        <w:tc>
          <w:tcPr>
            <w:tcW w:w="1883" w:type="pct"/>
            <w:noWrap/>
            <w:hideMark/>
          </w:tcPr>
          <w:p w14:paraId="55838E2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Yukon, Canada</w:t>
            </w:r>
          </w:p>
        </w:tc>
        <w:tc>
          <w:tcPr>
            <w:tcW w:w="1235" w:type="pct"/>
            <w:noWrap/>
            <w:hideMark/>
          </w:tcPr>
          <w:p w14:paraId="32F28CD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65508E03" w14:textId="77777777" w:rsidTr="006A19A4">
        <w:trPr>
          <w:trHeight w:val="300"/>
        </w:trPr>
        <w:tc>
          <w:tcPr>
            <w:tcW w:w="718" w:type="pct"/>
            <w:noWrap/>
            <w:hideMark/>
          </w:tcPr>
          <w:p w14:paraId="1548AC7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Arizona</w:t>
            </w:r>
          </w:p>
        </w:tc>
        <w:tc>
          <w:tcPr>
            <w:tcW w:w="1164" w:type="pct"/>
            <w:noWrap/>
            <w:hideMark/>
          </w:tcPr>
          <w:p w14:paraId="200D52A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6/7/2022</w:t>
            </w:r>
          </w:p>
        </w:tc>
        <w:tc>
          <w:tcPr>
            <w:tcW w:w="1883" w:type="pct"/>
            <w:noWrap/>
            <w:hideMark/>
          </w:tcPr>
          <w:p w14:paraId="3A27DEE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 United States of America</w:t>
            </w:r>
          </w:p>
        </w:tc>
        <w:tc>
          <w:tcPr>
            <w:tcW w:w="1235" w:type="pct"/>
            <w:noWrap/>
            <w:hideMark/>
          </w:tcPr>
          <w:p w14:paraId="26A00E4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19860000" w14:textId="77777777" w:rsidTr="006A19A4">
        <w:trPr>
          <w:trHeight w:val="300"/>
        </w:trPr>
        <w:tc>
          <w:tcPr>
            <w:tcW w:w="718" w:type="pct"/>
            <w:noWrap/>
            <w:hideMark/>
          </w:tcPr>
          <w:p w14:paraId="5E64E93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Arizona</w:t>
            </w:r>
          </w:p>
        </w:tc>
        <w:tc>
          <w:tcPr>
            <w:tcW w:w="1164" w:type="pct"/>
            <w:noWrap/>
            <w:hideMark/>
          </w:tcPr>
          <w:p w14:paraId="60540B4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6/7/2022</w:t>
            </w:r>
          </w:p>
        </w:tc>
        <w:tc>
          <w:tcPr>
            <w:tcW w:w="1883" w:type="pct"/>
            <w:noWrap/>
            <w:hideMark/>
          </w:tcPr>
          <w:p w14:paraId="13412E8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Alberta, Canada</w:t>
            </w:r>
          </w:p>
        </w:tc>
        <w:tc>
          <w:tcPr>
            <w:tcW w:w="1235" w:type="pct"/>
            <w:noWrap/>
            <w:hideMark/>
          </w:tcPr>
          <w:p w14:paraId="46A3EB4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18</w:t>
            </w:r>
          </w:p>
        </w:tc>
      </w:tr>
      <w:tr w:rsidR="006A19A4" w:rsidRPr="006A19A4" w14:paraId="60F78AE5" w14:textId="77777777" w:rsidTr="006A19A4">
        <w:trPr>
          <w:trHeight w:val="300"/>
        </w:trPr>
        <w:tc>
          <w:tcPr>
            <w:tcW w:w="718" w:type="pct"/>
            <w:noWrap/>
            <w:hideMark/>
          </w:tcPr>
          <w:p w14:paraId="44BAC77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Arizona</w:t>
            </w:r>
          </w:p>
        </w:tc>
        <w:tc>
          <w:tcPr>
            <w:tcW w:w="1164" w:type="pct"/>
            <w:noWrap/>
            <w:hideMark/>
          </w:tcPr>
          <w:p w14:paraId="4C839E7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6/7/2022</w:t>
            </w:r>
          </w:p>
        </w:tc>
        <w:tc>
          <w:tcPr>
            <w:tcW w:w="1883" w:type="pct"/>
            <w:noWrap/>
            <w:hideMark/>
          </w:tcPr>
          <w:p w14:paraId="7062FA7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British Columbia, Canada</w:t>
            </w:r>
          </w:p>
        </w:tc>
        <w:tc>
          <w:tcPr>
            <w:tcW w:w="1235" w:type="pct"/>
            <w:noWrap/>
            <w:hideMark/>
          </w:tcPr>
          <w:p w14:paraId="202FB32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60</w:t>
            </w:r>
          </w:p>
        </w:tc>
      </w:tr>
      <w:tr w:rsidR="006A19A4" w:rsidRPr="006A19A4" w14:paraId="423AED16" w14:textId="77777777" w:rsidTr="006A19A4">
        <w:trPr>
          <w:trHeight w:val="300"/>
        </w:trPr>
        <w:tc>
          <w:tcPr>
            <w:tcW w:w="718" w:type="pct"/>
            <w:noWrap/>
            <w:hideMark/>
          </w:tcPr>
          <w:p w14:paraId="13985CD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Arizona</w:t>
            </w:r>
          </w:p>
        </w:tc>
        <w:tc>
          <w:tcPr>
            <w:tcW w:w="1164" w:type="pct"/>
            <w:noWrap/>
            <w:hideMark/>
          </w:tcPr>
          <w:p w14:paraId="572E824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6/7/2022</w:t>
            </w:r>
          </w:p>
        </w:tc>
        <w:tc>
          <w:tcPr>
            <w:tcW w:w="1883" w:type="pct"/>
            <w:noWrap/>
            <w:hideMark/>
          </w:tcPr>
          <w:p w14:paraId="2E49371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Colorado, United States of America</w:t>
            </w:r>
          </w:p>
        </w:tc>
        <w:tc>
          <w:tcPr>
            <w:tcW w:w="1235" w:type="pct"/>
            <w:noWrap/>
            <w:hideMark/>
          </w:tcPr>
          <w:p w14:paraId="49D3178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w:t>
            </w:r>
          </w:p>
        </w:tc>
      </w:tr>
      <w:tr w:rsidR="006A19A4" w:rsidRPr="006A19A4" w14:paraId="18BA39E5" w14:textId="77777777" w:rsidTr="006A19A4">
        <w:trPr>
          <w:trHeight w:val="300"/>
        </w:trPr>
        <w:tc>
          <w:tcPr>
            <w:tcW w:w="718" w:type="pct"/>
            <w:noWrap/>
            <w:hideMark/>
          </w:tcPr>
          <w:p w14:paraId="69A64AA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Arizona</w:t>
            </w:r>
          </w:p>
        </w:tc>
        <w:tc>
          <w:tcPr>
            <w:tcW w:w="1164" w:type="pct"/>
            <w:noWrap/>
            <w:hideMark/>
          </w:tcPr>
          <w:p w14:paraId="2B8B6E9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6/7/2022</w:t>
            </w:r>
          </w:p>
        </w:tc>
        <w:tc>
          <w:tcPr>
            <w:tcW w:w="1883" w:type="pct"/>
            <w:noWrap/>
            <w:hideMark/>
          </w:tcPr>
          <w:p w14:paraId="1F1F7DD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District of Columbia, United States of America</w:t>
            </w:r>
          </w:p>
        </w:tc>
        <w:tc>
          <w:tcPr>
            <w:tcW w:w="1235" w:type="pct"/>
            <w:noWrap/>
            <w:hideMark/>
          </w:tcPr>
          <w:p w14:paraId="162B5DC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5B28ADCB" w14:textId="77777777" w:rsidTr="006A19A4">
        <w:trPr>
          <w:trHeight w:val="300"/>
        </w:trPr>
        <w:tc>
          <w:tcPr>
            <w:tcW w:w="718" w:type="pct"/>
            <w:noWrap/>
            <w:hideMark/>
          </w:tcPr>
          <w:p w14:paraId="3B4BD76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lastRenderedPageBreak/>
              <w:t>Arizona</w:t>
            </w:r>
          </w:p>
        </w:tc>
        <w:tc>
          <w:tcPr>
            <w:tcW w:w="1164" w:type="pct"/>
            <w:noWrap/>
            <w:hideMark/>
          </w:tcPr>
          <w:p w14:paraId="6793D37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6/7/2022</w:t>
            </w:r>
          </w:p>
        </w:tc>
        <w:tc>
          <w:tcPr>
            <w:tcW w:w="1883" w:type="pct"/>
            <w:noWrap/>
            <w:hideMark/>
          </w:tcPr>
          <w:p w14:paraId="2D23C9B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Georgia, United States of America</w:t>
            </w:r>
          </w:p>
        </w:tc>
        <w:tc>
          <w:tcPr>
            <w:tcW w:w="1235" w:type="pct"/>
            <w:noWrap/>
            <w:hideMark/>
          </w:tcPr>
          <w:p w14:paraId="50FED47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01CA9DEA" w14:textId="77777777" w:rsidTr="006A19A4">
        <w:trPr>
          <w:trHeight w:val="300"/>
        </w:trPr>
        <w:tc>
          <w:tcPr>
            <w:tcW w:w="718" w:type="pct"/>
            <w:noWrap/>
            <w:hideMark/>
          </w:tcPr>
          <w:p w14:paraId="42A02E2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Arizona</w:t>
            </w:r>
          </w:p>
        </w:tc>
        <w:tc>
          <w:tcPr>
            <w:tcW w:w="1164" w:type="pct"/>
            <w:noWrap/>
            <w:hideMark/>
          </w:tcPr>
          <w:p w14:paraId="1618174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6/7/2022</w:t>
            </w:r>
          </w:p>
        </w:tc>
        <w:tc>
          <w:tcPr>
            <w:tcW w:w="1883" w:type="pct"/>
            <w:noWrap/>
            <w:hideMark/>
          </w:tcPr>
          <w:p w14:paraId="354157E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Idaho, United States of America</w:t>
            </w:r>
          </w:p>
        </w:tc>
        <w:tc>
          <w:tcPr>
            <w:tcW w:w="1235" w:type="pct"/>
            <w:noWrap/>
            <w:hideMark/>
          </w:tcPr>
          <w:p w14:paraId="26D62EB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27</w:t>
            </w:r>
          </w:p>
        </w:tc>
      </w:tr>
      <w:tr w:rsidR="006A19A4" w:rsidRPr="006A19A4" w14:paraId="506F733C" w14:textId="77777777" w:rsidTr="006A19A4">
        <w:trPr>
          <w:trHeight w:val="300"/>
        </w:trPr>
        <w:tc>
          <w:tcPr>
            <w:tcW w:w="718" w:type="pct"/>
            <w:noWrap/>
            <w:hideMark/>
          </w:tcPr>
          <w:p w14:paraId="5518CA6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Arizona</w:t>
            </w:r>
          </w:p>
        </w:tc>
        <w:tc>
          <w:tcPr>
            <w:tcW w:w="1164" w:type="pct"/>
            <w:noWrap/>
            <w:hideMark/>
          </w:tcPr>
          <w:p w14:paraId="331A050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6/7/2022</w:t>
            </w:r>
          </w:p>
        </w:tc>
        <w:tc>
          <w:tcPr>
            <w:tcW w:w="1883" w:type="pct"/>
            <w:noWrap/>
            <w:hideMark/>
          </w:tcPr>
          <w:p w14:paraId="083F90B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Illinois, United States of America</w:t>
            </w:r>
          </w:p>
        </w:tc>
        <w:tc>
          <w:tcPr>
            <w:tcW w:w="1235" w:type="pct"/>
            <w:noWrap/>
            <w:hideMark/>
          </w:tcPr>
          <w:p w14:paraId="099FBF0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482EA9DD" w14:textId="77777777" w:rsidTr="006A19A4">
        <w:trPr>
          <w:trHeight w:val="300"/>
        </w:trPr>
        <w:tc>
          <w:tcPr>
            <w:tcW w:w="718" w:type="pct"/>
            <w:noWrap/>
            <w:hideMark/>
          </w:tcPr>
          <w:p w14:paraId="5EA4B7E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Arizona</w:t>
            </w:r>
          </w:p>
        </w:tc>
        <w:tc>
          <w:tcPr>
            <w:tcW w:w="1164" w:type="pct"/>
            <w:noWrap/>
            <w:hideMark/>
          </w:tcPr>
          <w:p w14:paraId="702F594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6/7/2022</w:t>
            </w:r>
          </w:p>
        </w:tc>
        <w:tc>
          <w:tcPr>
            <w:tcW w:w="1883" w:type="pct"/>
            <w:noWrap/>
            <w:hideMark/>
          </w:tcPr>
          <w:p w14:paraId="6381D70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Indiana, United States of America</w:t>
            </w:r>
          </w:p>
        </w:tc>
        <w:tc>
          <w:tcPr>
            <w:tcW w:w="1235" w:type="pct"/>
            <w:noWrap/>
            <w:hideMark/>
          </w:tcPr>
          <w:p w14:paraId="0722414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63733EC9" w14:textId="77777777" w:rsidTr="006A19A4">
        <w:trPr>
          <w:trHeight w:val="300"/>
        </w:trPr>
        <w:tc>
          <w:tcPr>
            <w:tcW w:w="718" w:type="pct"/>
            <w:noWrap/>
            <w:hideMark/>
          </w:tcPr>
          <w:p w14:paraId="41376D2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Arizona</w:t>
            </w:r>
          </w:p>
        </w:tc>
        <w:tc>
          <w:tcPr>
            <w:tcW w:w="1164" w:type="pct"/>
            <w:noWrap/>
            <w:hideMark/>
          </w:tcPr>
          <w:p w14:paraId="06638AA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6/7/2022</w:t>
            </w:r>
          </w:p>
        </w:tc>
        <w:tc>
          <w:tcPr>
            <w:tcW w:w="1883" w:type="pct"/>
            <w:noWrap/>
            <w:hideMark/>
          </w:tcPr>
          <w:p w14:paraId="33C9CF9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Iowa, United States of America</w:t>
            </w:r>
          </w:p>
        </w:tc>
        <w:tc>
          <w:tcPr>
            <w:tcW w:w="1235" w:type="pct"/>
            <w:noWrap/>
            <w:hideMark/>
          </w:tcPr>
          <w:p w14:paraId="602E189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578EBB0A" w14:textId="77777777" w:rsidTr="006A19A4">
        <w:trPr>
          <w:trHeight w:val="300"/>
        </w:trPr>
        <w:tc>
          <w:tcPr>
            <w:tcW w:w="718" w:type="pct"/>
            <w:noWrap/>
            <w:hideMark/>
          </w:tcPr>
          <w:p w14:paraId="573C999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Arizona</w:t>
            </w:r>
          </w:p>
        </w:tc>
        <w:tc>
          <w:tcPr>
            <w:tcW w:w="1164" w:type="pct"/>
            <w:noWrap/>
            <w:hideMark/>
          </w:tcPr>
          <w:p w14:paraId="4ADDC16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6/7/2022</w:t>
            </w:r>
          </w:p>
        </w:tc>
        <w:tc>
          <w:tcPr>
            <w:tcW w:w="1883" w:type="pct"/>
            <w:noWrap/>
            <w:hideMark/>
          </w:tcPr>
          <w:p w14:paraId="38523E9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Manitoba, Canada</w:t>
            </w:r>
          </w:p>
        </w:tc>
        <w:tc>
          <w:tcPr>
            <w:tcW w:w="1235" w:type="pct"/>
            <w:noWrap/>
            <w:hideMark/>
          </w:tcPr>
          <w:p w14:paraId="46376E4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w:t>
            </w:r>
          </w:p>
        </w:tc>
      </w:tr>
      <w:tr w:rsidR="006A19A4" w:rsidRPr="006A19A4" w14:paraId="47F30BD2" w14:textId="77777777" w:rsidTr="006A19A4">
        <w:trPr>
          <w:trHeight w:val="300"/>
        </w:trPr>
        <w:tc>
          <w:tcPr>
            <w:tcW w:w="718" w:type="pct"/>
            <w:noWrap/>
            <w:hideMark/>
          </w:tcPr>
          <w:p w14:paraId="19AA444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Arizona</w:t>
            </w:r>
          </w:p>
        </w:tc>
        <w:tc>
          <w:tcPr>
            <w:tcW w:w="1164" w:type="pct"/>
            <w:noWrap/>
            <w:hideMark/>
          </w:tcPr>
          <w:p w14:paraId="340A22D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6/7/2022</w:t>
            </w:r>
          </w:p>
        </w:tc>
        <w:tc>
          <w:tcPr>
            <w:tcW w:w="1883" w:type="pct"/>
            <w:noWrap/>
            <w:hideMark/>
          </w:tcPr>
          <w:p w14:paraId="03E89F0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Massachusetts, United States of America</w:t>
            </w:r>
          </w:p>
        </w:tc>
        <w:tc>
          <w:tcPr>
            <w:tcW w:w="1235" w:type="pct"/>
            <w:noWrap/>
            <w:hideMark/>
          </w:tcPr>
          <w:p w14:paraId="0E28A29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6229D522" w14:textId="77777777" w:rsidTr="006A19A4">
        <w:trPr>
          <w:trHeight w:val="300"/>
        </w:trPr>
        <w:tc>
          <w:tcPr>
            <w:tcW w:w="718" w:type="pct"/>
            <w:noWrap/>
            <w:hideMark/>
          </w:tcPr>
          <w:p w14:paraId="5219464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Arizona</w:t>
            </w:r>
          </w:p>
        </w:tc>
        <w:tc>
          <w:tcPr>
            <w:tcW w:w="1164" w:type="pct"/>
            <w:noWrap/>
            <w:hideMark/>
          </w:tcPr>
          <w:p w14:paraId="2EA9636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6/7/2022</w:t>
            </w:r>
          </w:p>
        </w:tc>
        <w:tc>
          <w:tcPr>
            <w:tcW w:w="1883" w:type="pct"/>
            <w:noWrap/>
            <w:hideMark/>
          </w:tcPr>
          <w:p w14:paraId="3357A2A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 United States of America</w:t>
            </w:r>
          </w:p>
        </w:tc>
        <w:tc>
          <w:tcPr>
            <w:tcW w:w="1235" w:type="pct"/>
            <w:noWrap/>
            <w:hideMark/>
          </w:tcPr>
          <w:p w14:paraId="44072BD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w:t>
            </w:r>
          </w:p>
        </w:tc>
      </w:tr>
      <w:tr w:rsidR="006A19A4" w:rsidRPr="006A19A4" w14:paraId="2B5598BA" w14:textId="77777777" w:rsidTr="006A19A4">
        <w:trPr>
          <w:trHeight w:val="300"/>
        </w:trPr>
        <w:tc>
          <w:tcPr>
            <w:tcW w:w="718" w:type="pct"/>
            <w:noWrap/>
            <w:hideMark/>
          </w:tcPr>
          <w:p w14:paraId="79E2671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Arizona</w:t>
            </w:r>
          </w:p>
        </w:tc>
        <w:tc>
          <w:tcPr>
            <w:tcW w:w="1164" w:type="pct"/>
            <w:noWrap/>
            <w:hideMark/>
          </w:tcPr>
          <w:p w14:paraId="7D9AEE1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6/7/2022</w:t>
            </w:r>
          </w:p>
        </w:tc>
        <w:tc>
          <w:tcPr>
            <w:tcW w:w="1883" w:type="pct"/>
            <w:noWrap/>
            <w:hideMark/>
          </w:tcPr>
          <w:p w14:paraId="3BAC124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Minnesota, United States of America</w:t>
            </w:r>
          </w:p>
        </w:tc>
        <w:tc>
          <w:tcPr>
            <w:tcW w:w="1235" w:type="pct"/>
            <w:noWrap/>
            <w:hideMark/>
          </w:tcPr>
          <w:p w14:paraId="5345799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17</w:t>
            </w:r>
          </w:p>
        </w:tc>
      </w:tr>
      <w:tr w:rsidR="006A19A4" w:rsidRPr="006A19A4" w14:paraId="31584237" w14:textId="77777777" w:rsidTr="006A19A4">
        <w:trPr>
          <w:trHeight w:val="300"/>
        </w:trPr>
        <w:tc>
          <w:tcPr>
            <w:tcW w:w="718" w:type="pct"/>
            <w:noWrap/>
            <w:hideMark/>
          </w:tcPr>
          <w:p w14:paraId="0DD0E46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Arizona</w:t>
            </w:r>
          </w:p>
        </w:tc>
        <w:tc>
          <w:tcPr>
            <w:tcW w:w="1164" w:type="pct"/>
            <w:noWrap/>
            <w:hideMark/>
          </w:tcPr>
          <w:p w14:paraId="21D5F15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6/7/2022</w:t>
            </w:r>
          </w:p>
        </w:tc>
        <w:tc>
          <w:tcPr>
            <w:tcW w:w="1883" w:type="pct"/>
            <w:noWrap/>
            <w:hideMark/>
          </w:tcPr>
          <w:p w14:paraId="2797A45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 United States of America</w:t>
            </w:r>
          </w:p>
        </w:tc>
        <w:tc>
          <w:tcPr>
            <w:tcW w:w="1235" w:type="pct"/>
            <w:noWrap/>
            <w:hideMark/>
          </w:tcPr>
          <w:p w14:paraId="7F88775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72F96997" w14:textId="77777777" w:rsidTr="006A19A4">
        <w:trPr>
          <w:trHeight w:val="300"/>
        </w:trPr>
        <w:tc>
          <w:tcPr>
            <w:tcW w:w="718" w:type="pct"/>
            <w:noWrap/>
            <w:hideMark/>
          </w:tcPr>
          <w:p w14:paraId="21F1159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Arizona</w:t>
            </w:r>
          </w:p>
        </w:tc>
        <w:tc>
          <w:tcPr>
            <w:tcW w:w="1164" w:type="pct"/>
            <w:noWrap/>
            <w:hideMark/>
          </w:tcPr>
          <w:p w14:paraId="38D5307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6/7/2022</w:t>
            </w:r>
          </w:p>
        </w:tc>
        <w:tc>
          <w:tcPr>
            <w:tcW w:w="1883" w:type="pct"/>
            <w:noWrap/>
            <w:hideMark/>
          </w:tcPr>
          <w:p w14:paraId="65B2434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 United States of America</w:t>
            </w:r>
          </w:p>
        </w:tc>
        <w:tc>
          <w:tcPr>
            <w:tcW w:w="1235" w:type="pct"/>
            <w:noWrap/>
            <w:hideMark/>
          </w:tcPr>
          <w:p w14:paraId="02CC4ED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3FB2E62E" w14:textId="77777777" w:rsidTr="006A19A4">
        <w:trPr>
          <w:trHeight w:val="300"/>
        </w:trPr>
        <w:tc>
          <w:tcPr>
            <w:tcW w:w="718" w:type="pct"/>
            <w:noWrap/>
            <w:hideMark/>
          </w:tcPr>
          <w:p w14:paraId="6554BDB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Arizona</w:t>
            </w:r>
          </w:p>
        </w:tc>
        <w:tc>
          <w:tcPr>
            <w:tcW w:w="1164" w:type="pct"/>
            <w:noWrap/>
            <w:hideMark/>
          </w:tcPr>
          <w:p w14:paraId="7F00048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6/7/2022</w:t>
            </w:r>
          </w:p>
        </w:tc>
        <w:tc>
          <w:tcPr>
            <w:tcW w:w="1883" w:type="pct"/>
            <w:noWrap/>
            <w:hideMark/>
          </w:tcPr>
          <w:p w14:paraId="3EBB8FF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Newfoundland and Labrador, Canada</w:t>
            </w:r>
          </w:p>
        </w:tc>
        <w:tc>
          <w:tcPr>
            <w:tcW w:w="1235" w:type="pct"/>
            <w:noWrap/>
            <w:hideMark/>
          </w:tcPr>
          <w:p w14:paraId="3C8E71D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27</w:t>
            </w:r>
          </w:p>
        </w:tc>
      </w:tr>
      <w:tr w:rsidR="006A19A4" w:rsidRPr="006A19A4" w14:paraId="1CA14346" w14:textId="77777777" w:rsidTr="006A19A4">
        <w:trPr>
          <w:trHeight w:val="300"/>
        </w:trPr>
        <w:tc>
          <w:tcPr>
            <w:tcW w:w="718" w:type="pct"/>
            <w:noWrap/>
            <w:hideMark/>
          </w:tcPr>
          <w:p w14:paraId="4D3543B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Arizona</w:t>
            </w:r>
          </w:p>
        </w:tc>
        <w:tc>
          <w:tcPr>
            <w:tcW w:w="1164" w:type="pct"/>
            <w:noWrap/>
            <w:hideMark/>
          </w:tcPr>
          <w:p w14:paraId="0F735E2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6/7/2022</w:t>
            </w:r>
          </w:p>
        </w:tc>
        <w:tc>
          <w:tcPr>
            <w:tcW w:w="1883" w:type="pct"/>
            <w:noWrap/>
            <w:hideMark/>
          </w:tcPr>
          <w:p w14:paraId="57EFF17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Dakota, United States of America</w:t>
            </w:r>
          </w:p>
        </w:tc>
        <w:tc>
          <w:tcPr>
            <w:tcW w:w="1235" w:type="pct"/>
            <w:noWrap/>
            <w:hideMark/>
          </w:tcPr>
          <w:p w14:paraId="2B0FEA6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w:t>
            </w:r>
          </w:p>
        </w:tc>
      </w:tr>
      <w:tr w:rsidR="006A19A4" w:rsidRPr="006A19A4" w14:paraId="065D9752" w14:textId="77777777" w:rsidTr="006A19A4">
        <w:trPr>
          <w:trHeight w:val="300"/>
        </w:trPr>
        <w:tc>
          <w:tcPr>
            <w:tcW w:w="718" w:type="pct"/>
            <w:noWrap/>
            <w:hideMark/>
          </w:tcPr>
          <w:p w14:paraId="719E889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Arizona</w:t>
            </w:r>
          </w:p>
        </w:tc>
        <w:tc>
          <w:tcPr>
            <w:tcW w:w="1164" w:type="pct"/>
            <w:noWrap/>
            <w:hideMark/>
          </w:tcPr>
          <w:p w14:paraId="69EA7FC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6/7/2022</w:t>
            </w:r>
          </w:p>
        </w:tc>
        <w:tc>
          <w:tcPr>
            <w:tcW w:w="1883" w:type="pct"/>
            <w:noWrap/>
            <w:hideMark/>
          </w:tcPr>
          <w:p w14:paraId="6435431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Nova Scotia, Canada</w:t>
            </w:r>
          </w:p>
        </w:tc>
        <w:tc>
          <w:tcPr>
            <w:tcW w:w="1235" w:type="pct"/>
            <w:noWrap/>
            <w:hideMark/>
          </w:tcPr>
          <w:p w14:paraId="6A5CD4D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43FA4E29" w14:textId="77777777" w:rsidTr="006A19A4">
        <w:trPr>
          <w:trHeight w:val="300"/>
        </w:trPr>
        <w:tc>
          <w:tcPr>
            <w:tcW w:w="718" w:type="pct"/>
            <w:noWrap/>
            <w:hideMark/>
          </w:tcPr>
          <w:p w14:paraId="4F82D12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Arizona</w:t>
            </w:r>
          </w:p>
        </w:tc>
        <w:tc>
          <w:tcPr>
            <w:tcW w:w="1164" w:type="pct"/>
            <w:noWrap/>
            <w:hideMark/>
          </w:tcPr>
          <w:p w14:paraId="689E66A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6/7/2022</w:t>
            </w:r>
          </w:p>
        </w:tc>
        <w:tc>
          <w:tcPr>
            <w:tcW w:w="1883" w:type="pct"/>
            <w:noWrap/>
            <w:hideMark/>
          </w:tcPr>
          <w:p w14:paraId="1FD542A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Ontario, Canada</w:t>
            </w:r>
          </w:p>
        </w:tc>
        <w:tc>
          <w:tcPr>
            <w:tcW w:w="1235" w:type="pct"/>
            <w:noWrap/>
            <w:hideMark/>
          </w:tcPr>
          <w:p w14:paraId="536AD1A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w:t>
            </w:r>
          </w:p>
        </w:tc>
      </w:tr>
      <w:tr w:rsidR="006A19A4" w:rsidRPr="006A19A4" w14:paraId="615240A5" w14:textId="77777777" w:rsidTr="006A19A4">
        <w:trPr>
          <w:trHeight w:val="300"/>
        </w:trPr>
        <w:tc>
          <w:tcPr>
            <w:tcW w:w="718" w:type="pct"/>
            <w:noWrap/>
            <w:hideMark/>
          </w:tcPr>
          <w:p w14:paraId="749547D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Arizona</w:t>
            </w:r>
          </w:p>
        </w:tc>
        <w:tc>
          <w:tcPr>
            <w:tcW w:w="1164" w:type="pct"/>
            <w:noWrap/>
            <w:hideMark/>
          </w:tcPr>
          <w:p w14:paraId="1DF2183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6/7/2022</w:t>
            </w:r>
          </w:p>
        </w:tc>
        <w:tc>
          <w:tcPr>
            <w:tcW w:w="1883" w:type="pct"/>
            <w:noWrap/>
            <w:hideMark/>
          </w:tcPr>
          <w:p w14:paraId="6B97BB7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Oregon, United States of America</w:t>
            </w:r>
          </w:p>
        </w:tc>
        <w:tc>
          <w:tcPr>
            <w:tcW w:w="1235" w:type="pct"/>
            <w:noWrap/>
            <w:hideMark/>
          </w:tcPr>
          <w:p w14:paraId="36FEA02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61AAD25C" w14:textId="77777777" w:rsidTr="006A19A4">
        <w:trPr>
          <w:trHeight w:val="300"/>
        </w:trPr>
        <w:tc>
          <w:tcPr>
            <w:tcW w:w="718" w:type="pct"/>
            <w:noWrap/>
            <w:hideMark/>
          </w:tcPr>
          <w:p w14:paraId="2B86E34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Arizona</w:t>
            </w:r>
          </w:p>
        </w:tc>
        <w:tc>
          <w:tcPr>
            <w:tcW w:w="1164" w:type="pct"/>
            <w:noWrap/>
            <w:hideMark/>
          </w:tcPr>
          <w:p w14:paraId="70CA768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6/7/2022</w:t>
            </w:r>
          </w:p>
        </w:tc>
        <w:tc>
          <w:tcPr>
            <w:tcW w:w="1883" w:type="pct"/>
            <w:noWrap/>
            <w:hideMark/>
          </w:tcPr>
          <w:p w14:paraId="22331C4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Pennsylvania, United States of America</w:t>
            </w:r>
          </w:p>
        </w:tc>
        <w:tc>
          <w:tcPr>
            <w:tcW w:w="1235" w:type="pct"/>
            <w:noWrap/>
            <w:hideMark/>
          </w:tcPr>
          <w:p w14:paraId="1DD0787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17</w:t>
            </w:r>
          </w:p>
        </w:tc>
      </w:tr>
      <w:tr w:rsidR="006A19A4" w:rsidRPr="006A19A4" w14:paraId="7304D3BD" w14:textId="77777777" w:rsidTr="006A19A4">
        <w:trPr>
          <w:trHeight w:val="300"/>
        </w:trPr>
        <w:tc>
          <w:tcPr>
            <w:tcW w:w="718" w:type="pct"/>
            <w:noWrap/>
            <w:hideMark/>
          </w:tcPr>
          <w:p w14:paraId="7154FEC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Arizona</w:t>
            </w:r>
          </w:p>
        </w:tc>
        <w:tc>
          <w:tcPr>
            <w:tcW w:w="1164" w:type="pct"/>
            <w:noWrap/>
            <w:hideMark/>
          </w:tcPr>
          <w:p w14:paraId="64BF96B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6/7/2022</w:t>
            </w:r>
          </w:p>
        </w:tc>
        <w:tc>
          <w:tcPr>
            <w:tcW w:w="1883" w:type="pct"/>
            <w:noWrap/>
            <w:hideMark/>
          </w:tcPr>
          <w:p w14:paraId="250717E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Prince Edward Island, Canada</w:t>
            </w:r>
          </w:p>
        </w:tc>
        <w:tc>
          <w:tcPr>
            <w:tcW w:w="1235" w:type="pct"/>
            <w:noWrap/>
            <w:hideMark/>
          </w:tcPr>
          <w:p w14:paraId="1C2C855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18</w:t>
            </w:r>
          </w:p>
        </w:tc>
      </w:tr>
      <w:tr w:rsidR="006A19A4" w:rsidRPr="006A19A4" w14:paraId="477FDDA3" w14:textId="77777777" w:rsidTr="006A19A4">
        <w:trPr>
          <w:trHeight w:val="300"/>
        </w:trPr>
        <w:tc>
          <w:tcPr>
            <w:tcW w:w="718" w:type="pct"/>
            <w:noWrap/>
            <w:hideMark/>
          </w:tcPr>
          <w:p w14:paraId="1B3BF82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Arizona</w:t>
            </w:r>
          </w:p>
        </w:tc>
        <w:tc>
          <w:tcPr>
            <w:tcW w:w="1164" w:type="pct"/>
            <w:noWrap/>
            <w:hideMark/>
          </w:tcPr>
          <w:p w14:paraId="66AB47E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6/7/2022</w:t>
            </w:r>
          </w:p>
        </w:tc>
        <w:tc>
          <w:tcPr>
            <w:tcW w:w="1883" w:type="pct"/>
            <w:noWrap/>
            <w:hideMark/>
          </w:tcPr>
          <w:p w14:paraId="53F360E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Québec, Canada</w:t>
            </w:r>
          </w:p>
        </w:tc>
        <w:tc>
          <w:tcPr>
            <w:tcW w:w="1235" w:type="pct"/>
            <w:noWrap/>
            <w:hideMark/>
          </w:tcPr>
          <w:p w14:paraId="3AD9904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w:t>
            </w:r>
          </w:p>
        </w:tc>
      </w:tr>
      <w:tr w:rsidR="006A19A4" w:rsidRPr="006A19A4" w14:paraId="35450E86" w14:textId="77777777" w:rsidTr="006A19A4">
        <w:trPr>
          <w:trHeight w:val="300"/>
        </w:trPr>
        <w:tc>
          <w:tcPr>
            <w:tcW w:w="718" w:type="pct"/>
            <w:noWrap/>
            <w:hideMark/>
          </w:tcPr>
          <w:p w14:paraId="0F668FC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Arizona</w:t>
            </w:r>
          </w:p>
        </w:tc>
        <w:tc>
          <w:tcPr>
            <w:tcW w:w="1164" w:type="pct"/>
            <w:noWrap/>
            <w:hideMark/>
          </w:tcPr>
          <w:p w14:paraId="6CA5BB4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6/7/2022</w:t>
            </w:r>
          </w:p>
        </w:tc>
        <w:tc>
          <w:tcPr>
            <w:tcW w:w="1883" w:type="pct"/>
            <w:noWrap/>
            <w:hideMark/>
          </w:tcPr>
          <w:p w14:paraId="2D0E564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Russian Exclusive economic Zone, Russia</w:t>
            </w:r>
          </w:p>
        </w:tc>
        <w:tc>
          <w:tcPr>
            <w:tcW w:w="1235" w:type="pct"/>
            <w:noWrap/>
            <w:hideMark/>
          </w:tcPr>
          <w:p w14:paraId="1A11BB2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w:t>
            </w:r>
          </w:p>
        </w:tc>
      </w:tr>
      <w:tr w:rsidR="006A19A4" w:rsidRPr="006A19A4" w14:paraId="5D7A89C3" w14:textId="77777777" w:rsidTr="006A19A4">
        <w:trPr>
          <w:trHeight w:val="300"/>
        </w:trPr>
        <w:tc>
          <w:tcPr>
            <w:tcW w:w="718" w:type="pct"/>
            <w:noWrap/>
            <w:hideMark/>
          </w:tcPr>
          <w:p w14:paraId="354AF83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Arizona</w:t>
            </w:r>
          </w:p>
        </w:tc>
        <w:tc>
          <w:tcPr>
            <w:tcW w:w="1164" w:type="pct"/>
            <w:noWrap/>
            <w:hideMark/>
          </w:tcPr>
          <w:p w14:paraId="1821C93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6/7/2022</w:t>
            </w:r>
          </w:p>
        </w:tc>
        <w:tc>
          <w:tcPr>
            <w:tcW w:w="1883" w:type="pct"/>
            <w:noWrap/>
            <w:hideMark/>
          </w:tcPr>
          <w:p w14:paraId="6330743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Ryazan', Russia</w:t>
            </w:r>
          </w:p>
        </w:tc>
        <w:tc>
          <w:tcPr>
            <w:tcW w:w="1235" w:type="pct"/>
            <w:noWrap/>
            <w:hideMark/>
          </w:tcPr>
          <w:p w14:paraId="54E7D8F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781683A6" w14:textId="77777777" w:rsidTr="006A19A4">
        <w:trPr>
          <w:trHeight w:val="300"/>
        </w:trPr>
        <w:tc>
          <w:tcPr>
            <w:tcW w:w="718" w:type="pct"/>
            <w:noWrap/>
            <w:hideMark/>
          </w:tcPr>
          <w:p w14:paraId="4103F37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Arizona</w:t>
            </w:r>
          </w:p>
        </w:tc>
        <w:tc>
          <w:tcPr>
            <w:tcW w:w="1164" w:type="pct"/>
            <w:noWrap/>
            <w:hideMark/>
          </w:tcPr>
          <w:p w14:paraId="4FA06FE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6/7/2022</w:t>
            </w:r>
          </w:p>
        </w:tc>
        <w:tc>
          <w:tcPr>
            <w:tcW w:w="1883" w:type="pct"/>
            <w:noWrap/>
            <w:hideMark/>
          </w:tcPr>
          <w:p w14:paraId="58F1CFE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Saskatchewan, Canada</w:t>
            </w:r>
          </w:p>
        </w:tc>
        <w:tc>
          <w:tcPr>
            <w:tcW w:w="1235" w:type="pct"/>
            <w:noWrap/>
            <w:hideMark/>
          </w:tcPr>
          <w:p w14:paraId="4FC29D3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w:t>
            </w:r>
          </w:p>
        </w:tc>
      </w:tr>
      <w:tr w:rsidR="006A19A4" w:rsidRPr="006A19A4" w14:paraId="74DD9937" w14:textId="77777777" w:rsidTr="006A19A4">
        <w:trPr>
          <w:trHeight w:val="300"/>
        </w:trPr>
        <w:tc>
          <w:tcPr>
            <w:tcW w:w="718" w:type="pct"/>
            <w:noWrap/>
            <w:hideMark/>
          </w:tcPr>
          <w:p w14:paraId="12C55F6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Arizona</w:t>
            </w:r>
          </w:p>
        </w:tc>
        <w:tc>
          <w:tcPr>
            <w:tcW w:w="1164" w:type="pct"/>
            <w:noWrap/>
            <w:hideMark/>
          </w:tcPr>
          <w:p w14:paraId="38E8F19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6/7/2022</w:t>
            </w:r>
          </w:p>
        </w:tc>
        <w:tc>
          <w:tcPr>
            <w:tcW w:w="1883" w:type="pct"/>
            <w:noWrap/>
            <w:hideMark/>
          </w:tcPr>
          <w:p w14:paraId="5B8A0B0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South Dakota, United States of America</w:t>
            </w:r>
          </w:p>
        </w:tc>
        <w:tc>
          <w:tcPr>
            <w:tcW w:w="1235" w:type="pct"/>
            <w:noWrap/>
            <w:hideMark/>
          </w:tcPr>
          <w:p w14:paraId="59D5A9B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3D0D4DF6" w14:textId="77777777" w:rsidTr="006A19A4">
        <w:trPr>
          <w:trHeight w:val="300"/>
        </w:trPr>
        <w:tc>
          <w:tcPr>
            <w:tcW w:w="718" w:type="pct"/>
            <w:noWrap/>
            <w:hideMark/>
          </w:tcPr>
          <w:p w14:paraId="744BBFD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Arizona</w:t>
            </w:r>
          </w:p>
        </w:tc>
        <w:tc>
          <w:tcPr>
            <w:tcW w:w="1164" w:type="pct"/>
            <w:noWrap/>
            <w:hideMark/>
          </w:tcPr>
          <w:p w14:paraId="190BE53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6/7/2022</w:t>
            </w:r>
          </w:p>
        </w:tc>
        <w:tc>
          <w:tcPr>
            <w:tcW w:w="1883" w:type="pct"/>
            <w:noWrap/>
            <w:hideMark/>
          </w:tcPr>
          <w:p w14:paraId="786437E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 United States of America</w:t>
            </w:r>
          </w:p>
        </w:tc>
        <w:tc>
          <w:tcPr>
            <w:tcW w:w="1235" w:type="pct"/>
            <w:noWrap/>
            <w:hideMark/>
          </w:tcPr>
          <w:p w14:paraId="37C288F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29B5DAB1" w14:textId="77777777" w:rsidTr="006A19A4">
        <w:trPr>
          <w:trHeight w:val="300"/>
        </w:trPr>
        <w:tc>
          <w:tcPr>
            <w:tcW w:w="718" w:type="pct"/>
            <w:noWrap/>
            <w:hideMark/>
          </w:tcPr>
          <w:p w14:paraId="4274B53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Arizona</w:t>
            </w:r>
          </w:p>
        </w:tc>
        <w:tc>
          <w:tcPr>
            <w:tcW w:w="1164" w:type="pct"/>
            <w:noWrap/>
            <w:hideMark/>
          </w:tcPr>
          <w:p w14:paraId="12594A4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6/7/2022</w:t>
            </w:r>
          </w:p>
        </w:tc>
        <w:tc>
          <w:tcPr>
            <w:tcW w:w="1883" w:type="pct"/>
            <w:noWrap/>
            <w:hideMark/>
          </w:tcPr>
          <w:p w14:paraId="0682BE2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 United States of America</w:t>
            </w:r>
          </w:p>
        </w:tc>
        <w:tc>
          <w:tcPr>
            <w:tcW w:w="1235" w:type="pct"/>
            <w:noWrap/>
            <w:hideMark/>
          </w:tcPr>
          <w:p w14:paraId="60C6123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17</w:t>
            </w:r>
          </w:p>
        </w:tc>
      </w:tr>
      <w:tr w:rsidR="006A19A4" w:rsidRPr="006A19A4" w14:paraId="53483A47" w14:textId="77777777" w:rsidTr="006A19A4">
        <w:trPr>
          <w:trHeight w:val="300"/>
        </w:trPr>
        <w:tc>
          <w:tcPr>
            <w:tcW w:w="718" w:type="pct"/>
            <w:noWrap/>
            <w:hideMark/>
          </w:tcPr>
          <w:p w14:paraId="409384C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Arizona</w:t>
            </w:r>
          </w:p>
        </w:tc>
        <w:tc>
          <w:tcPr>
            <w:tcW w:w="1164" w:type="pct"/>
            <w:noWrap/>
            <w:hideMark/>
          </w:tcPr>
          <w:p w14:paraId="765A97C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6/7/2022</w:t>
            </w:r>
          </w:p>
        </w:tc>
        <w:tc>
          <w:tcPr>
            <w:tcW w:w="1883" w:type="pct"/>
            <w:noWrap/>
            <w:hideMark/>
          </w:tcPr>
          <w:p w14:paraId="0C7D3E9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Wisconsin, United States of America</w:t>
            </w:r>
          </w:p>
        </w:tc>
        <w:tc>
          <w:tcPr>
            <w:tcW w:w="1235" w:type="pct"/>
            <w:noWrap/>
            <w:hideMark/>
          </w:tcPr>
          <w:p w14:paraId="3BD7724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w:t>
            </w:r>
          </w:p>
        </w:tc>
      </w:tr>
      <w:tr w:rsidR="006A19A4" w:rsidRPr="006A19A4" w14:paraId="47C183A8" w14:textId="77777777" w:rsidTr="006A19A4">
        <w:trPr>
          <w:trHeight w:val="300"/>
        </w:trPr>
        <w:tc>
          <w:tcPr>
            <w:tcW w:w="718" w:type="pct"/>
            <w:noWrap/>
            <w:hideMark/>
          </w:tcPr>
          <w:p w14:paraId="14F094E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Arizona</w:t>
            </w:r>
          </w:p>
        </w:tc>
        <w:tc>
          <w:tcPr>
            <w:tcW w:w="1164" w:type="pct"/>
            <w:noWrap/>
            <w:hideMark/>
          </w:tcPr>
          <w:p w14:paraId="6C8C427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6/7/2022</w:t>
            </w:r>
          </w:p>
        </w:tc>
        <w:tc>
          <w:tcPr>
            <w:tcW w:w="1883" w:type="pct"/>
            <w:noWrap/>
            <w:hideMark/>
          </w:tcPr>
          <w:p w14:paraId="5BDEE16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Wyoming, United States of America</w:t>
            </w:r>
          </w:p>
        </w:tc>
        <w:tc>
          <w:tcPr>
            <w:tcW w:w="1235" w:type="pct"/>
            <w:noWrap/>
            <w:hideMark/>
          </w:tcPr>
          <w:p w14:paraId="107A880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7D815035" w14:textId="77777777" w:rsidTr="006A19A4">
        <w:trPr>
          <w:trHeight w:val="300"/>
        </w:trPr>
        <w:tc>
          <w:tcPr>
            <w:tcW w:w="718" w:type="pct"/>
            <w:noWrap/>
            <w:hideMark/>
          </w:tcPr>
          <w:p w14:paraId="65E49B5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Arizona</w:t>
            </w:r>
          </w:p>
        </w:tc>
        <w:tc>
          <w:tcPr>
            <w:tcW w:w="1164" w:type="pct"/>
            <w:noWrap/>
            <w:hideMark/>
          </w:tcPr>
          <w:p w14:paraId="0E278A1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6/7/2022</w:t>
            </w:r>
          </w:p>
        </w:tc>
        <w:tc>
          <w:tcPr>
            <w:tcW w:w="1883" w:type="pct"/>
            <w:noWrap/>
            <w:hideMark/>
          </w:tcPr>
          <w:p w14:paraId="1DE913A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Yukon, Canada</w:t>
            </w:r>
          </w:p>
        </w:tc>
        <w:tc>
          <w:tcPr>
            <w:tcW w:w="1235" w:type="pct"/>
            <w:noWrap/>
            <w:hideMark/>
          </w:tcPr>
          <w:p w14:paraId="11A4E21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401FAA79" w14:textId="77777777" w:rsidTr="006A19A4">
        <w:trPr>
          <w:trHeight w:val="300"/>
        </w:trPr>
        <w:tc>
          <w:tcPr>
            <w:tcW w:w="718" w:type="pct"/>
            <w:noWrap/>
            <w:hideMark/>
          </w:tcPr>
          <w:p w14:paraId="64EEFDA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Nevada</w:t>
            </w:r>
          </w:p>
        </w:tc>
        <w:tc>
          <w:tcPr>
            <w:tcW w:w="1164" w:type="pct"/>
            <w:noWrap/>
            <w:hideMark/>
          </w:tcPr>
          <w:p w14:paraId="3F851DC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6/28/2022</w:t>
            </w:r>
          </w:p>
        </w:tc>
        <w:tc>
          <w:tcPr>
            <w:tcW w:w="1883" w:type="pct"/>
            <w:noWrap/>
            <w:hideMark/>
          </w:tcPr>
          <w:p w14:paraId="70D3FA5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 United States of America</w:t>
            </w:r>
          </w:p>
        </w:tc>
        <w:tc>
          <w:tcPr>
            <w:tcW w:w="1235" w:type="pct"/>
            <w:noWrap/>
            <w:hideMark/>
          </w:tcPr>
          <w:p w14:paraId="0F36B08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w:t>
            </w:r>
          </w:p>
        </w:tc>
      </w:tr>
      <w:tr w:rsidR="006A19A4" w:rsidRPr="006A19A4" w14:paraId="38130977" w14:textId="77777777" w:rsidTr="006A19A4">
        <w:trPr>
          <w:trHeight w:val="300"/>
        </w:trPr>
        <w:tc>
          <w:tcPr>
            <w:tcW w:w="718" w:type="pct"/>
            <w:noWrap/>
            <w:hideMark/>
          </w:tcPr>
          <w:p w14:paraId="19DBC5F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Nevada</w:t>
            </w:r>
          </w:p>
        </w:tc>
        <w:tc>
          <w:tcPr>
            <w:tcW w:w="1164" w:type="pct"/>
            <w:noWrap/>
            <w:hideMark/>
          </w:tcPr>
          <w:p w14:paraId="1F465EB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6/28/2022</w:t>
            </w:r>
          </w:p>
        </w:tc>
        <w:tc>
          <w:tcPr>
            <w:tcW w:w="1883" w:type="pct"/>
            <w:noWrap/>
            <w:hideMark/>
          </w:tcPr>
          <w:p w14:paraId="69AB442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Arizona, United States of America</w:t>
            </w:r>
          </w:p>
        </w:tc>
        <w:tc>
          <w:tcPr>
            <w:tcW w:w="1235" w:type="pct"/>
            <w:noWrap/>
            <w:hideMark/>
          </w:tcPr>
          <w:p w14:paraId="6A6176A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7875311A" w14:textId="77777777" w:rsidTr="006A19A4">
        <w:trPr>
          <w:trHeight w:val="300"/>
        </w:trPr>
        <w:tc>
          <w:tcPr>
            <w:tcW w:w="718" w:type="pct"/>
            <w:noWrap/>
            <w:hideMark/>
          </w:tcPr>
          <w:p w14:paraId="4D5EF7A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Nevada</w:t>
            </w:r>
          </w:p>
        </w:tc>
        <w:tc>
          <w:tcPr>
            <w:tcW w:w="1164" w:type="pct"/>
            <w:noWrap/>
            <w:hideMark/>
          </w:tcPr>
          <w:p w14:paraId="4F50220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6/28/2022</w:t>
            </w:r>
          </w:p>
        </w:tc>
        <w:tc>
          <w:tcPr>
            <w:tcW w:w="1883" w:type="pct"/>
            <w:noWrap/>
            <w:hideMark/>
          </w:tcPr>
          <w:p w14:paraId="503553C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British Columbia, Canada</w:t>
            </w:r>
          </w:p>
        </w:tc>
        <w:tc>
          <w:tcPr>
            <w:tcW w:w="1235" w:type="pct"/>
            <w:noWrap/>
            <w:hideMark/>
          </w:tcPr>
          <w:p w14:paraId="28DB19B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13</w:t>
            </w:r>
          </w:p>
        </w:tc>
      </w:tr>
      <w:tr w:rsidR="006A19A4" w:rsidRPr="006A19A4" w14:paraId="227B28C4" w14:textId="77777777" w:rsidTr="006A19A4">
        <w:trPr>
          <w:trHeight w:val="300"/>
        </w:trPr>
        <w:tc>
          <w:tcPr>
            <w:tcW w:w="718" w:type="pct"/>
            <w:noWrap/>
            <w:hideMark/>
          </w:tcPr>
          <w:p w14:paraId="42E9AD2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Nevada</w:t>
            </w:r>
          </w:p>
        </w:tc>
        <w:tc>
          <w:tcPr>
            <w:tcW w:w="1164" w:type="pct"/>
            <w:noWrap/>
            <w:hideMark/>
          </w:tcPr>
          <w:p w14:paraId="19A5859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6/28/2022</w:t>
            </w:r>
          </w:p>
        </w:tc>
        <w:tc>
          <w:tcPr>
            <w:tcW w:w="1883" w:type="pct"/>
            <w:noWrap/>
            <w:hideMark/>
          </w:tcPr>
          <w:p w14:paraId="7E01ECE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Colorado, United States of America</w:t>
            </w:r>
          </w:p>
        </w:tc>
        <w:tc>
          <w:tcPr>
            <w:tcW w:w="1235" w:type="pct"/>
            <w:noWrap/>
            <w:hideMark/>
          </w:tcPr>
          <w:p w14:paraId="2AEB5DD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7B61DF99" w14:textId="77777777" w:rsidTr="006A19A4">
        <w:trPr>
          <w:trHeight w:val="300"/>
        </w:trPr>
        <w:tc>
          <w:tcPr>
            <w:tcW w:w="718" w:type="pct"/>
            <w:noWrap/>
            <w:hideMark/>
          </w:tcPr>
          <w:p w14:paraId="69D7BB1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Nevada</w:t>
            </w:r>
          </w:p>
        </w:tc>
        <w:tc>
          <w:tcPr>
            <w:tcW w:w="1164" w:type="pct"/>
            <w:noWrap/>
            <w:hideMark/>
          </w:tcPr>
          <w:p w14:paraId="14327EE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6/28/2022</w:t>
            </w:r>
          </w:p>
        </w:tc>
        <w:tc>
          <w:tcPr>
            <w:tcW w:w="1883" w:type="pct"/>
            <w:noWrap/>
            <w:hideMark/>
          </w:tcPr>
          <w:p w14:paraId="703A902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District of Columbia, United States of America</w:t>
            </w:r>
          </w:p>
        </w:tc>
        <w:tc>
          <w:tcPr>
            <w:tcW w:w="1235" w:type="pct"/>
            <w:noWrap/>
            <w:hideMark/>
          </w:tcPr>
          <w:p w14:paraId="11B8D8C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23A7B24A" w14:textId="77777777" w:rsidTr="006A19A4">
        <w:trPr>
          <w:trHeight w:val="300"/>
        </w:trPr>
        <w:tc>
          <w:tcPr>
            <w:tcW w:w="718" w:type="pct"/>
            <w:noWrap/>
            <w:hideMark/>
          </w:tcPr>
          <w:p w14:paraId="74CBFA7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Nevada</w:t>
            </w:r>
          </w:p>
        </w:tc>
        <w:tc>
          <w:tcPr>
            <w:tcW w:w="1164" w:type="pct"/>
            <w:noWrap/>
            <w:hideMark/>
          </w:tcPr>
          <w:p w14:paraId="5053F00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6/28/2022</w:t>
            </w:r>
          </w:p>
        </w:tc>
        <w:tc>
          <w:tcPr>
            <w:tcW w:w="1883" w:type="pct"/>
            <w:noWrap/>
            <w:hideMark/>
          </w:tcPr>
          <w:p w14:paraId="3F2B5BA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Florida, United States of America</w:t>
            </w:r>
          </w:p>
        </w:tc>
        <w:tc>
          <w:tcPr>
            <w:tcW w:w="1235" w:type="pct"/>
            <w:noWrap/>
            <w:hideMark/>
          </w:tcPr>
          <w:p w14:paraId="7D68418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607FCC97" w14:textId="77777777" w:rsidTr="006A19A4">
        <w:trPr>
          <w:trHeight w:val="300"/>
        </w:trPr>
        <w:tc>
          <w:tcPr>
            <w:tcW w:w="718" w:type="pct"/>
            <w:noWrap/>
            <w:hideMark/>
          </w:tcPr>
          <w:p w14:paraId="736F824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Nevada</w:t>
            </w:r>
          </w:p>
        </w:tc>
        <w:tc>
          <w:tcPr>
            <w:tcW w:w="1164" w:type="pct"/>
            <w:noWrap/>
            <w:hideMark/>
          </w:tcPr>
          <w:p w14:paraId="17E6670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6/28/2022</w:t>
            </w:r>
          </w:p>
        </w:tc>
        <w:tc>
          <w:tcPr>
            <w:tcW w:w="1883" w:type="pct"/>
            <w:noWrap/>
            <w:hideMark/>
          </w:tcPr>
          <w:p w14:paraId="7D0BC4C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Idaho, United States of America</w:t>
            </w:r>
          </w:p>
        </w:tc>
        <w:tc>
          <w:tcPr>
            <w:tcW w:w="1235" w:type="pct"/>
            <w:noWrap/>
            <w:hideMark/>
          </w:tcPr>
          <w:p w14:paraId="4788A71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1813DBD7" w14:textId="77777777" w:rsidTr="006A19A4">
        <w:trPr>
          <w:trHeight w:val="300"/>
        </w:trPr>
        <w:tc>
          <w:tcPr>
            <w:tcW w:w="718" w:type="pct"/>
            <w:noWrap/>
            <w:hideMark/>
          </w:tcPr>
          <w:p w14:paraId="21D89A8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lastRenderedPageBreak/>
              <w:t>Nevada</w:t>
            </w:r>
          </w:p>
        </w:tc>
        <w:tc>
          <w:tcPr>
            <w:tcW w:w="1164" w:type="pct"/>
            <w:noWrap/>
            <w:hideMark/>
          </w:tcPr>
          <w:p w14:paraId="0DAC95B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6/28/2022</w:t>
            </w:r>
          </w:p>
        </w:tc>
        <w:tc>
          <w:tcPr>
            <w:tcW w:w="1883" w:type="pct"/>
            <w:noWrap/>
            <w:hideMark/>
          </w:tcPr>
          <w:p w14:paraId="30F9610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Indiana, United States of America</w:t>
            </w:r>
          </w:p>
        </w:tc>
        <w:tc>
          <w:tcPr>
            <w:tcW w:w="1235" w:type="pct"/>
            <w:noWrap/>
            <w:hideMark/>
          </w:tcPr>
          <w:p w14:paraId="6A0D376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144955D7" w14:textId="77777777" w:rsidTr="006A19A4">
        <w:trPr>
          <w:trHeight w:val="300"/>
        </w:trPr>
        <w:tc>
          <w:tcPr>
            <w:tcW w:w="718" w:type="pct"/>
            <w:noWrap/>
            <w:hideMark/>
          </w:tcPr>
          <w:p w14:paraId="4CE5840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Nevada</w:t>
            </w:r>
          </w:p>
        </w:tc>
        <w:tc>
          <w:tcPr>
            <w:tcW w:w="1164" w:type="pct"/>
            <w:noWrap/>
            <w:hideMark/>
          </w:tcPr>
          <w:p w14:paraId="1C06A78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6/28/2022</w:t>
            </w:r>
          </w:p>
        </w:tc>
        <w:tc>
          <w:tcPr>
            <w:tcW w:w="1883" w:type="pct"/>
            <w:noWrap/>
            <w:hideMark/>
          </w:tcPr>
          <w:p w14:paraId="4654EB1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Kursk, Russia</w:t>
            </w:r>
          </w:p>
        </w:tc>
        <w:tc>
          <w:tcPr>
            <w:tcW w:w="1235" w:type="pct"/>
            <w:noWrap/>
            <w:hideMark/>
          </w:tcPr>
          <w:p w14:paraId="42CB820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02494B56" w14:textId="77777777" w:rsidTr="006A19A4">
        <w:trPr>
          <w:trHeight w:val="300"/>
        </w:trPr>
        <w:tc>
          <w:tcPr>
            <w:tcW w:w="718" w:type="pct"/>
            <w:noWrap/>
            <w:hideMark/>
          </w:tcPr>
          <w:p w14:paraId="5C6ECB2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Nevada</w:t>
            </w:r>
          </w:p>
        </w:tc>
        <w:tc>
          <w:tcPr>
            <w:tcW w:w="1164" w:type="pct"/>
            <w:noWrap/>
            <w:hideMark/>
          </w:tcPr>
          <w:p w14:paraId="2174A44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6/28/2022</w:t>
            </w:r>
          </w:p>
        </w:tc>
        <w:tc>
          <w:tcPr>
            <w:tcW w:w="1883" w:type="pct"/>
            <w:noWrap/>
            <w:hideMark/>
          </w:tcPr>
          <w:p w14:paraId="12CE52F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Maine, United States of America</w:t>
            </w:r>
          </w:p>
        </w:tc>
        <w:tc>
          <w:tcPr>
            <w:tcW w:w="1235" w:type="pct"/>
            <w:noWrap/>
            <w:hideMark/>
          </w:tcPr>
          <w:p w14:paraId="1050AEA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15F880D5" w14:textId="77777777" w:rsidTr="006A19A4">
        <w:trPr>
          <w:trHeight w:val="300"/>
        </w:trPr>
        <w:tc>
          <w:tcPr>
            <w:tcW w:w="718" w:type="pct"/>
            <w:noWrap/>
            <w:hideMark/>
          </w:tcPr>
          <w:p w14:paraId="50DBCFB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Nevada</w:t>
            </w:r>
          </w:p>
        </w:tc>
        <w:tc>
          <w:tcPr>
            <w:tcW w:w="1164" w:type="pct"/>
            <w:noWrap/>
            <w:hideMark/>
          </w:tcPr>
          <w:p w14:paraId="1BBCCFD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6/28/2022</w:t>
            </w:r>
          </w:p>
        </w:tc>
        <w:tc>
          <w:tcPr>
            <w:tcW w:w="1883" w:type="pct"/>
            <w:noWrap/>
            <w:hideMark/>
          </w:tcPr>
          <w:p w14:paraId="357F321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Manitoba, Canada</w:t>
            </w:r>
          </w:p>
        </w:tc>
        <w:tc>
          <w:tcPr>
            <w:tcW w:w="1235" w:type="pct"/>
            <w:noWrap/>
            <w:hideMark/>
          </w:tcPr>
          <w:p w14:paraId="6BB1904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5A2DEB66" w14:textId="77777777" w:rsidTr="006A19A4">
        <w:trPr>
          <w:trHeight w:val="300"/>
        </w:trPr>
        <w:tc>
          <w:tcPr>
            <w:tcW w:w="718" w:type="pct"/>
            <w:noWrap/>
            <w:hideMark/>
          </w:tcPr>
          <w:p w14:paraId="7973363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Nevada</w:t>
            </w:r>
          </w:p>
        </w:tc>
        <w:tc>
          <w:tcPr>
            <w:tcW w:w="1164" w:type="pct"/>
            <w:noWrap/>
            <w:hideMark/>
          </w:tcPr>
          <w:p w14:paraId="53F460E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6/28/2022</w:t>
            </w:r>
          </w:p>
        </w:tc>
        <w:tc>
          <w:tcPr>
            <w:tcW w:w="1883" w:type="pct"/>
            <w:noWrap/>
            <w:hideMark/>
          </w:tcPr>
          <w:p w14:paraId="613583D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Massachusetts, United States of America</w:t>
            </w:r>
          </w:p>
        </w:tc>
        <w:tc>
          <w:tcPr>
            <w:tcW w:w="1235" w:type="pct"/>
            <w:noWrap/>
            <w:hideMark/>
          </w:tcPr>
          <w:p w14:paraId="5D106CE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5A4FFBC8" w14:textId="77777777" w:rsidTr="006A19A4">
        <w:trPr>
          <w:trHeight w:val="300"/>
        </w:trPr>
        <w:tc>
          <w:tcPr>
            <w:tcW w:w="718" w:type="pct"/>
            <w:noWrap/>
            <w:hideMark/>
          </w:tcPr>
          <w:p w14:paraId="2EAC84F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Nevada</w:t>
            </w:r>
          </w:p>
        </w:tc>
        <w:tc>
          <w:tcPr>
            <w:tcW w:w="1164" w:type="pct"/>
            <w:noWrap/>
            <w:hideMark/>
          </w:tcPr>
          <w:p w14:paraId="2B75DA9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6/28/2022</w:t>
            </w:r>
          </w:p>
        </w:tc>
        <w:tc>
          <w:tcPr>
            <w:tcW w:w="1883" w:type="pct"/>
            <w:noWrap/>
            <w:hideMark/>
          </w:tcPr>
          <w:p w14:paraId="634E903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 United States of America</w:t>
            </w:r>
          </w:p>
        </w:tc>
        <w:tc>
          <w:tcPr>
            <w:tcW w:w="1235" w:type="pct"/>
            <w:noWrap/>
            <w:hideMark/>
          </w:tcPr>
          <w:p w14:paraId="57FE856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214478FC" w14:textId="77777777" w:rsidTr="006A19A4">
        <w:trPr>
          <w:trHeight w:val="300"/>
        </w:trPr>
        <w:tc>
          <w:tcPr>
            <w:tcW w:w="718" w:type="pct"/>
            <w:noWrap/>
            <w:hideMark/>
          </w:tcPr>
          <w:p w14:paraId="497B192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Nevada</w:t>
            </w:r>
          </w:p>
        </w:tc>
        <w:tc>
          <w:tcPr>
            <w:tcW w:w="1164" w:type="pct"/>
            <w:noWrap/>
            <w:hideMark/>
          </w:tcPr>
          <w:p w14:paraId="12818DF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6/28/2022</w:t>
            </w:r>
          </w:p>
        </w:tc>
        <w:tc>
          <w:tcPr>
            <w:tcW w:w="1883" w:type="pct"/>
            <w:noWrap/>
            <w:hideMark/>
          </w:tcPr>
          <w:p w14:paraId="0F2F320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Minnesota, United States of America</w:t>
            </w:r>
          </w:p>
        </w:tc>
        <w:tc>
          <w:tcPr>
            <w:tcW w:w="1235" w:type="pct"/>
            <w:noWrap/>
            <w:hideMark/>
          </w:tcPr>
          <w:p w14:paraId="209F7B2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5216DDEB" w14:textId="77777777" w:rsidTr="006A19A4">
        <w:trPr>
          <w:trHeight w:val="300"/>
        </w:trPr>
        <w:tc>
          <w:tcPr>
            <w:tcW w:w="718" w:type="pct"/>
            <w:noWrap/>
            <w:hideMark/>
          </w:tcPr>
          <w:p w14:paraId="5AE2320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Nevada</w:t>
            </w:r>
          </w:p>
        </w:tc>
        <w:tc>
          <w:tcPr>
            <w:tcW w:w="1164" w:type="pct"/>
            <w:noWrap/>
            <w:hideMark/>
          </w:tcPr>
          <w:p w14:paraId="32A58E7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6/28/2022</w:t>
            </w:r>
          </w:p>
        </w:tc>
        <w:tc>
          <w:tcPr>
            <w:tcW w:w="1883" w:type="pct"/>
            <w:noWrap/>
            <w:hideMark/>
          </w:tcPr>
          <w:p w14:paraId="1456F18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Dakota, United States of America</w:t>
            </w:r>
          </w:p>
        </w:tc>
        <w:tc>
          <w:tcPr>
            <w:tcW w:w="1235" w:type="pct"/>
            <w:noWrap/>
            <w:hideMark/>
          </w:tcPr>
          <w:p w14:paraId="667C856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71233CC5" w14:textId="77777777" w:rsidTr="006A19A4">
        <w:trPr>
          <w:trHeight w:val="300"/>
        </w:trPr>
        <w:tc>
          <w:tcPr>
            <w:tcW w:w="718" w:type="pct"/>
            <w:noWrap/>
            <w:hideMark/>
          </w:tcPr>
          <w:p w14:paraId="524C52D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Nevada</w:t>
            </w:r>
          </w:p>
        </w:tc>
        <w:tc>
          <w:tcPr>
            <w:tcW w:w="1164" w:type="pct"/>
            <w:noWrap/>
            <w:hideMark/>
          </w:tcPr>
          <w:p w14:paraId="5513E7F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6/28/2022</w:t>
            </w:r>
          </w:p>
        </w:tc>
        <w:tc>
          <w:tcPr>
            <w:tcW w:w="1883" w:type="pct"/>
            <w:noWrap/>
            <w:hideMark/>
          </w:tcPr>
          <w:p w14:paraId="77B6B5F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Northwest Territories, Canada</w:t>
            </w:r>
          </w:p>
        </w:tc>
        <w:tc>
          <w:tcPr>
            <w:tcW w:w="1235" w:type="pct"/>
            <w:noWrap/>
            <w:hideMark/>
          </w:tcPr>
          <w:p w14:paraId="37707AC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0D4FBA91" w14:textId="77777777" w:rsidTr="006A19A4">
        <w:trPr>
          <w:trHeight w:val="300"/>
        </w:trPr>
        <w:tc>
          <w:tcPr>
            <w:tcW w:w="718" w:type="pct"/>
            <w:noWrap/>
            <w:hideMark/>
          </w:tcPr>
          <w:p w14:paraId="6FDF43E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Nevada</w:t>
            </w:r>
          </w:p>
        </w:tc>
        <w:tc>
          <w:tcPr>
            <w:tcW w:w="1164" w:type="pct"/>
            <w:noWrap/>
            <w:hideMark/>
          </w:tcPr>
          <w:p w14:paraId="633CFC5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6/28/2022</w:t>
            </w:r>
          </w:p>
        </w:tc>
        <w:tc>
          <w:tcPr>
            <w:tcW w:w="1883" w:type="pct"/>
            <w:noWrap/>
            <w:hideMark/>
          </w:tcPr>
          <w:p w14:paraId="35A86B9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Oregon, United States of America</w:t>
            </w:r>
          </w:p>
        </w:tc>
        <w:tc>
          <w:tcPr>
            <w:tcW w:w="1235" w:type="pct"/>
            <w:noWrap/>
            <w:hideMark/>
          </w:tcPr>
          <w:p w14:paraId="19347A9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2CDFEE70" w14:textId="77777777" w:rsidTr="006A19A4">
        <w:trPr>
          <w:trHeight w:val="300"/>
        </w:trPr>
        <w:tc>
          <w:tcPr>
            <w:tcW w:w="718" w:type="pct"/>
            <w:noWrap/>
            <w:hideMark/>
          </w:tcPr>
          <w:p w14:paraId="46B4F9A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Nevada</w:t>
            </w:r>
          </w:p>
        </w:tc>
        <w:tc>
          <w:tcPr>
            <w:tcW w:w="1164" w:type="pct"/>
            <w:noWrap/>
            <w:hideMark/>
          </w:tcPr>
          <w:p w14:paraId="27D9951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6/28/2022</w:t>
            </w:r>
          </w:p>
        </w:tc>
        <w:tc>
          <w:tcPr>
            <w:tcW w:w="1883" w:type="pct"/>
            <w:noWrap/>
            <w:hideMark/>
          </w:tcPr>
          <w:p w14:paraId="61397A0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Pennsylvania, United States of America</w:t>
            </w:r>
          </w:p>
        </w:tc>
        <w:tc>
          <w:tcPr>
            <w:tcW w:w="1235" w:type="pct"/>
            <w:noWrap/>
            <w:hideMark/>
          </w:tcPr>
          <w:p w14:paraId="750A72B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4AD3F23A" w14:textId="77777777" w:rsidTr="006A19A4">
        <w:trPr>
          <w:trHeight w:val="300"/>
        </w:trPr>
        <w:tc>
          <w:tcPr>
            <w:tcW w:w="718" w:type="pct"/>
            <w:noWrap/>
            <w:hideMark/>
          </w:tcPr>
          <w:p w14:paraId="25CB004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Nevada</w:t>
            </w:r>
          </w:p>
        </w:tc>
        <w:tc>
          <w:tcPr>
            <w:tcW w:w="1164" w:type="pct"/>
            <w:noWrap/>
            <w:hideMark/>
          </w:tcPr>
          <w:p w14:paraId="77D56E9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6/28/2022</w:t>
            </w:r>
          </w:p>
        </w:tc>
        <w:tc>
          <w:tcPr>
            <w:tcW w:w="1883" w:type="pct"/>
            <w:noWrap/>
            <w:hideMark/>
          </w:tcPr>
          <w:p w14:paraId="5201754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Prince Edward Island, Canada</w:t>
            </w:r>
          </w:p>
        </w:tc>
        <w:tc>
          <w:tcPr>
            <w:tcW w:w="1235" w:type="pct"/>
            <w:noWrap/>
            <w:hideMark/>
          </w:tcPr>
          <w:p w14:paraId="1CFDAC9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14</w:t>
            </w:r>
          </w:p>
        </w:tc>
      </w:tr>
      <w:tr w:rsidR="006A19A4" w:rsidRPr="006A19A4" w14:paraId="53CF4C96" w14:textId="77777777" w:rsidTr="006A19A4">
        <w:trPr>
          <w:trHeight w:val="300"/>
        </w:trPr>
        <w:tc>
          <w:tcPr>
            <w:tcW w:w="718" w:type="pct"/>
            <w:noWrap/>
            <w:hideMark/>
          </w:tcPr>
          <w:p w14:paraId="40008A3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Nevada</w:t>
            </w:r>
          </w:p>
        </w:tc>
        <w:tc>
          <w:tcPr>
            <w:tcW w:w="1164" w:type="pct"/>
            <w:noWrap/>
            <w:hideMark/>
          </w:tcPr>
          <w:p w14:paraId="6FC23B9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6/28/2022</w:t>
            </w:r>
          </w:p>
        </w:tc>
        <w:tc>
          <w:tcPr>
            <w:tcW w:w="1883" w:type="pct"/>
            <w:noWrap/>
            <w:hideMark/>
          </w:tcPr>
          <w:p w14:paraId="0974D5C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Québec, Canada</w:t>
            </w:r>
          </w:p>
        </w:tc>
        <w:tc>
          <w:tcPr>
            <w:tcW w:w="1235" w:type="pct"/>
            <w:noWrap/>
            <w:hideMark/>
          </w:tcPr>
          <w:p w14:paraId="623985C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w:t>
            </w:r>
          </w:p>
        </w:tc>
      </w:tr>
      <w:tr w:rsidR="006A19A4" w:rsidRPr="006A19A4" w14:paraId="0C70599F" w14:textId="77777777" w:rsidTr="006A19A4">
        <w:trPr>
          <w:trHeight w:val="300"/>
        </w:trPr>
        <w:tc>
          <w:tcPr>
            <w:tcW w:w="718" w:type="pct"/>
            <w:noWrap/>
            <w:hideMark/>
          </w:tcPr>
          <w:p w14:paraId="52B9F00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Nevada</w:t>
            </w:r>
          </w:p>
        </w:tc>
        <w:tc>
          <w:tcPr>
            <w:tcW w:w="1164" w:type="pct"/>
            <w:noWrap/>
            <w:hideMark/>
          </w:tcPr>
          <w:p w14:paraId="423A3F1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6/28/2022</w:t>
            </w:r>
          </w:p>
        </w:tc>
        <w:tc>
          <w:tcPr>
            <w:tcW w:w="1883" w:type="pct"/>
            <w:noWrap/>
            <w:hideMark/>
          </w:tcPr>
          <w:p w14:paraId="4F92590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Ryazan', Russia</w:t>
            </w:r>
          </w:p>
        </w:tc>
        <w:tc>
          <w:tcPr>
            <w:tcW w:w="1235" w:type="pct"/>
            <w:noWrap/>
            <w:hideMark/>
          </w:tcPr>
          <w:p w14:paraId="3C6F147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w:t>
            </w:r>
          </w:p>
        </w:tc>
      </w:tr>
      <w:tr w:rsidR="006A19A4" w:rsidRPr="006A19A4" w14:paraId="6A92F447" w14:textId="77777777" w:rsidTr="006A19A4">
        <w:trPr>
          <w:trHeight w:val="300"/>
        </w:trPr>
        <w:tc>
          <w:tcPr>
            <w:tcW w:w="718" w:type="pct"/>
            <w:noWrap/>
            <w:hideMark/>
          </w:tcPr>
          <w:p w14:paraId="4D2AD41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Nevada</w:t>
            </w:r>
          </w:p>
        </w:tc>
        <w:tc>
          <w:tcPr>
            <w:tcW w:w="1164" w:type="pct"/>
            <w:noWrap/>
            <w:hideMark/>
          </w:tcPr>
          <w:p w14:paraId="7F168FE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6/28/2022</w:t>
            </w:r>
          </w:p>
        </w:tc>
        <w:tc>
          <w:tcPr>
            <w:tcW w:w="1883" w:type="pct"/>
            <w:noWrap/>
            <w:hideMark/>
          </w:tcPr>
          <w:p w14:paraId="1F9C6BB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 United States of America</w:t>
            </w:r>
          </w:p>
        </w:tc>
        <w:tc>
          <w:tcPr>
            <w:tcW w:w="1235" w:type="pct"/>
            <w:noWrap/>
            <w:hideMark/>
          </w:tcPr>
          <w:p w14:paraId="4EDC0AB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439906A4" w14:textId="77777777" w:rsidTr="006A19A4">
        <w:trPr>
          <w:trHeight w:val="300"/>
        </w:trPr>
        <w:tc>
          <w:tcPr>
            <w:tcW w:w="718" w:type="pct"/>
            <w:noWrap/>
            <w:hideMark/>
          </w:tcPr>
          <w:p w14:paraId="22B228A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Nevada</w:t>
            </w:r>
          </w:p>
        </w:tc>
        <w:tc>
          <w:tcPr>
            <w:tcW w:w="1164" w:type="pct"/>
            <w:noWrap/>
            <w:hideMark/>
          </w:tcPr>
          <w:p w14:paraId="27CF495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6/28/2022</w:t>
            </w:r>
          </w:p>
        </w:tc>
        <w:tc>
          <w:tcPr>
            <w:tcW w:w="1883" w:type="pct"/>
            <w:noWrap/>
            <w:hideMark/>
          </w:tcPr>
          <w:p w14:paraId="563E70C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 United States of America</w:t>
            </w:r>
          </w:p>
        </w:tc>
        <w:tc>
          <w:tcPr>
            <w:tcW w:w="1235" w:type="pct"/>
            <w:noWrap/>
            <w:hideMark/>
          </w:tcPr>
          <w:p w14:paraId="3479E6D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15</w:t>
            </w:r>
          </w:p>
        </w:tc>
      </w:tr>
      <w:tr w:rsidR="006A19A4" w:rsidRPr="006A19A4" w14:paraId="4B3C058A" w14:textId="77777777" w:rsidTr="006A19A4">
        <w:trPr>
          <w:trHeight w:val="300"/>
        </w:trPr>
        <w:tc>
          <w:tcPr>
            <w:tcW w:w="718" w:type="pct"/>
            <w:noWrap/>
            <w:hideMark/>
          </w:tcPr>
          <w:p w14:paraId="60A0A12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Nevada</w:t>
            </w:r>
          </w:p>
        </w:tc>
        <w:tc>
          <w:tcPr>
            <w:tcW w:w="1164" w:type="pct"/>
            <w:noWrap/>
            <w:hideMark/>
          </w:tcPr>
          <w:p w14:paraId="0D547F9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6/28/2022</w:t>
            </w:r>
          </w:p>
        </w:tc>
        <w:tc>
          <w:tcPr>
            <w:tcW w:w="1883" w:type="pct"/>
            <w:noWrap/>
            <w:hideMark/>
          </w:tcPr>
          <w:p w14:paraId="7DAF6C7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Wyoming, United States of America</w:t>
            </w:r>
          </w:p>
        </w:tc>
        <w:tc>
          <w:tcPr>
            <w:tcW w:w="1235" w:type="pct"/>
            <w:noWrap/>
            <w:hideMark/>
          </w:tcPr>
          <w:p w14:paraId="4DE0FC4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5B2D836F" w14:textId="77777777" w:rsidTr="006A19A4">
        <w:trPr>
          <w:trHeight w:val="300"/>
        </w:trPr>
        <w:tc>
          <w:tcPr>
            <w:tcW w:w="718" w:type="pct"/>
            <w:noWrap/>
            <w:hideMark/>
          </w:tcPr>
          <w:p w14:paraId="58AD6AB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Rhode Island</w:t>
            </w:r>
          </w:p>
        </w:tc>
        <w:tc>
          <w:tcPr>
            <w:tcW w:w="1164" w:type="pct"/>
            <w:noWrap/>
            <w:hideMark/>
          </w:tcPr>
          <w:p w14:paraId="0FE45B7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7/6/2022</w:t>
            </w:r>
          </w:p>
        </w:tc>
        <w:tc>
          <w:tcPr>
            <w:tcW w:w="1883" w:type="pct"/>
            <w:noWrap/>
            <w:hideMark/>
          </w:tcPr>
          <w:p w14:paraId="4696457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 United States of America</w:t>
            </w:r>
          </w:p>
        </w:tc>
        <w:tc>
          <w:tcPr>
            <w:tcW w:w="1235" w:type="pct"/>
            <w:noWrap/>
            <w:hideMark/>
          </w:tcPr>
          <w:p w14:paraId="0DF3C08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8</w:t>
            </w:r>
          </w:p>
        </w:tc>
      </w:tr>
      <w:tr w:rsidR="006A19A4" w:rsidRPr="006A19A4" w14:paraId="7512BEDC" w14:textId="77777777" w:rsidTr="006A19A4">
        <w:trPr>
          <w:trHeight w:val="300"/>
        </w:trPr>
        <w:tc>
          <w:tcPr>
            <w:tcW w:w="718" w:type="pct"/>
            <w:noWrap/>
            <w:hideMark/>
          </w:tcPr>
          <w:p w14:paraId="7C18205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Rhode Island</w:t>
            </w:r>
          </w:p>
        </w:tc>
        <w:tc>
          <w:tcPr>
            <w:tcW w:w="1164" w:type="pct"/>
            <w:noWrap/>
            <w:hideMark/>
          </w:tcPr>
          <w:p w14:paraId="449DED2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7/6/2022</w:t>
            </w:r>
          </w:p>
        </w:tc>
        <w:tc>
          <w:tcPr>
            <w:tcW w:w="1883" w:type="pct"/>
            <w:noWrap/>
            <w:hideMark/>
          </w:tcPr>
          <w:p w14:paraId="79A067C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Alberta, Canada</w:t>
            </w:r>
          </w:p>
        </w:tc>
        <w:tc>
          <w:tcPr>
            <w:tcW w:w="1235" w:type="pct"/>
            <w:noWrap/>
            <w:hideMark/>
          </w:tcPr>
          <w:p w14:paraId="19B94ED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20</w:t>
            </w:r>
          </w:p>
        </w:tc>
      </w:tr>
      <w:tr w:rsidR="006A19A4" w:rsidRPr="006A19A4" w14:paraId="60761DF6" w14:textId="77777777" w:rsidTr="006A19A4">
        <w:trPr>
          <w:trHeight w:val="300"/>
        </w:trPr>
        <w:tc>
          <w:tcPr>
            <w:tcW w:w="718" w:type="pct"/>
            <w:noWrap/>
            <w:hideMark/>
          </w:tcPr>
          <w:p w14:paraId="6B30EA9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Rhode Island</w:t>
            </w:r>
          </w:p>
        </w:tc>
        <w:tc>
          <w:tcPr>
            <w:tcW w:w="1164" w:type="pct"/>
            <w:noWrap/>
            <w:hideMark/>
          </w:tcPr>
          <w:p w14:paraId="4EA3A53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7/6/2022</w:t>
            </w:r>
          </w:p>
        </w:tc>
        <w:tc>
          <w:tcPr>
            <w:tcW w:w="1883" w:type="pct"/>
            <w:noWrap/>
            <w:hideMark/>
          </w:tcPr>
          <w:p w14:paraId="77057E5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Arizona, United States of America</w:t>
            </w:r>
          </w:p>
        </w:tc>
        <w:tc>
          <w:tcPr>
            <w:tcW w:w="1235" w:type="pct"/>
            <w:noWrap/>
            <w:hideMark/>
          </w:tcPr>
          <w:p w14:paraId="28CD20F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3CCBF08D" w14:textId="77777777" w:rsidTr="006A19A4">
        <w:trPr>
          <w:trHeight w:val="300"/>
        </w:trPr>
        <w:tc>
          <w:tcPr>
            <w:tcW w:w="718" w:type="pct"/>
            <w:noWrap/>
            <w:hideMark/>
          </w:tcPr>
          <w:p w14:paraId="2E6840B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Rhode Island</w:t>
            </w:r>
          </w:p>
        </w:tc>
        <w:tc>
          <w:tcPr>
            <w:tcW w:w="1164" w:type="pct"/>
            <w:noWrap/>
            <w:hideMark/>
          </w:tcPr>
          <w:p w14:paraId="7088220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7/6/2022</w:t>
            </w:r>
          </w:p>
        </w:tc>
        <w:tc>
          <w:tcPr>
            <w:tcW w:w="1883" w:type="pct"/>
            <w:noWrap/>
            <w:hideMark/>
          </w:tcPr>
          <w:p w14:paraId="318DFCB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British Columbia, Canada</w:t>
            </w:r>
          </w:p>
        </w:tc>
        <w:tc>
          <w:tcPr>
            <w:tcW w:w="1235" w:type="pct"/>
            <w:noWrap/>
            <w:hideMark/>
          </w:tcPr>
          <w:p w14:paraId="2F25160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37</w:t>
            </w:r>
          </w:p>
        </w:tc>
      </w:tr>
      <w:tr w:rsidR="006A19A4" w:rsidRPr="006A19A4" w14:paraId="6F2EBE08" w14:textId="77777777" w:rsidTr="006A19A4">
        <w:trPr>
          <w:trHeight w:val="300"/>
        </w:trPr>
        <w:tc>
          <w:tcPr>
            <w:tcW w:w="718" w:type="pct"/>
            <w:noWrap/>
            <w:hideMark/>
          </w:tcPr>
          <w:p w14:paraId="76D8266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Rhode Island</w:t>
            </w:r>
          </w:p>
        </w:tc>
        <w:tc>
          <w:tcPr>
            <w:tcW w:w="1164" w:type="pct"/>
            <w:noWrap/>
            <w:hideMark/>
          </w:tcPr>
          <w:p w14:paraId="5D469E8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7/6/2022</w:t>
            </w:r>
          </w:p>
        </w:tc>
        <w:tc>
          <w:tcPr>
            <w:tcW w:w="1883" w:type="pct"/>
            <w:noWrap/>
            <w:hideMark/>
          </w:tcPr>
          <w:p w14:paraId="793B873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Florida, United States of America</w:t>
            </w:r>
          </w:p>
        </w:tc>
        <w:tc>
          <w:tcPr>
            <w:tcW w:w="1235" w:type="pct"/>
            <w:noWrap/>
            <w:hideMark/>
          </w:tcPr>
          <w:p w14:paraId="7BBF265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1EB16D4A" w14:textId="77777777" w:rsidTr="006A19A4">
        <w:trPr>
          <w:trHeight w:val="300"/>
        </w:trPr>
        <w:tc>
          <w:tcPr>
            <w:tcW w:w="718" w:type="pct"/>
            <w:noWrap/>
            <w:hideMark/>
          </w:tcPr>
          <w:p w14:paraId="6F3D1E6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Rhode Island</w:t>
            </w:r>
          </w:p>
        </w:tc>
        <w:tc>
          <w:tcPr>
            <w:tcW w:w="1164" w:type="pct"/>
            <w:noWrap/>
            <w:hideMark/>
          </w:tcPr>
          <w:p w14:paraId="16C566F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7/6/2022</w:t>
            </w:r>
          </w:p>
        </w:tc>
        <w:tc>
          <w:tcPr>
            <w:tcW w:w="1883" w:type="pct"/>
            <w:noWrap/>
            <w:hideMark/>
          </w:tcPr>
          <w:p w14:paraId="2E0BAEB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Idaho, United States of America</w:t>
            </w:r>
          </w:p>
        </w:tc>
        <w:tc>
          <w:tcPr>
            <w:tcW w:w="1235" w:type="pct"/>
            <w:noWrap/>
            <w:hideMark/>
          </w:tcPr>
          <w:p w14:paraId="113AFAB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63E410D2" w14:textId="77777777" w:rsidTr="006A19A4">
        <w:trPr>
          <w:trHeight w:val="300"/>
        </w:trPr>
        <w:tc>
          <w:tcPr>
            <w:tcW w:w="718" w:type="pct"/>
            <w:noWrap/>
            <w:hideMark/>
          </w:tcPr>
          <w:p w14:paraId="17BA80C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Rhode Island</w:t>
            </w:r>
          </w:p>
        </w:tc>
        <w:tc>
          <w:tcPr>
            <w:tcW w:w="1164" w:type="pct"/>
            <w:noWrap/>
            <w:hideMark/>
          </w:tcPr>
          <w:p w14:paraId="68EC3F4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7/6/2022</w:t>
            </w:r>
          </w:p>
        </w:tc>
        <w:tc>
          <w:tcPr>
            <w:tcW w:w="1883" w:type="pct"/>
            <w:noWrap/>
            <w:hideMark/>
          </w:tcPr>
          <w:p w14:paraId="4A440B2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Maine, United States of America</w:t>
            </w:r>
          </w:p>
        </w:tc>
        <w:tc>
          <w:tcPr>
            <w:tcW w:w="1235" w:type="pct"/>
            <w:noWrap/>
            <w:hideMark/>
          </w:tcPr>
          <w:p w14:paraId="2F6C2C1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11</w:t>
            </w:r>
          </w:p>
        </w:tc>
      </w:tr>
      <w:tr w:rsidR="006A19A4" w:rsidRPr="006A19A4" w14:paraId="41805F6F" w14:textId="77777777" w:rsidTr="006A19A4">
        <w:trPr>
          <w:trHeight w:val="300"/>
        </w:trPr>
        <w:tc>
          <w:tcPr>
            <w:tcW w:w="718" w:type="pct"/>
            <w:noWrap/>
            <w:hideMark/>
          </w:tcPr>
          <w:p w14:paraId="3F66376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Rhode Island</w:t>
            </w:r>
          </w:p>
        </w:tc>
        <w:tc>
          <w:tcPr>
            <w:tcW w:w="1164" w:type="pct"/>
            <w:noWrap/>
            <w:hideMark/>
          </w:tcPr>
          <w:p w14:paraId="4F6878E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7/6/2022</w:t>
            </w:r>
          </w:p>
        </w:tc>
        <w:tc>
          <w:tcPr>
            <w:tcW w:w="1883" w:type="pct"/>
            <w:noWrap/>
            <w:hideMark/>
          </w:tcPr>
          <w:p w14:paraId="75F42EB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Manitoba, Canada</w:t>
            </w:r>
          </w:p>
        </w:tc>
        <w:tc>
          <w:tcPr>
            <w:tcW w:w="1235" w:type="pct"/>
            <w:noWrap/>
            <w:hideMark/>
          </w:tcPr>
          <w:p w14:paraId="33B1A7D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w:t>
            </w:r>
          </w:p>
        </w:tc>
      </w:tr>
      <w:tr w:rsidR="006A19A4" w:rsidRPr="006A19A4" w14:paraId="6688D7B2" w14:textId="77777777" w:rsidTr="006A19A4">
        <w:trPr>
          <w:trHeight w:val="300"/>
        </w:trPr>
        <w:tc>
          <w:tcPr>
            <w:tcW w:w="718" w:type="pct"/>
            <w:noWrap/>
            <w:hideMark/>
          </w:tcPr>
          <w:p w14:paraId="74DA02F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Rhode Island</w:t>
            </w:r>
          </w:p>
        </w:tc>
        <w:tc>
          <w:tcPr>
            <w:tcW w:w="1164" w:type="pct"/>
            <w:noWrap/>
            <w:hideMark/>
          </w:tcPr>
          <w:p w14:paraId="6AB1595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7/6/2022</w:t>
            </w:r>
          </w:p>
        </w:tc>
        <w:tc>
          <w:tcPr>
            <w:tcW w:w="1883" w:type="pct"/>
            <w:noWrap/>
            <w:hideMark/>
          </w:tcPr>
          <w:p w14:paraId="30BCFF5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 United States of America</w:t>
            </w:r>
          </w:p>
        </w:tc>
        <w:tc>
          <w:tcPr>
            <w:tcW w:w="1235" w:type="pct"/>
            <w:noWrap/>
            <w:hideMark/>
          </w:tcPr>
          <w:p w14:paraId="5D9CE1A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4C38455A" w14:textId="77777777" w:rsidTr="006A19A4">
        <w:trPr>
          <w:trHeight w:val="300"/>
        </w:trPr>
        <w:tc>
          <w:tcPr>
            <w:tcW w:w="718" w:type="pct"/>
            <w:noWrap/>
            <w:hideMark/>
          </w:tcPr>
          <w:p w14:paraId="2AC7AB5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Rhode Island</w:t>
            </w:r>
          </w:p>
        </w:tc>
        <w:tc>
          <w:tcPr>
            <w:tcW w:w="1164" w:type="pct"/>
            <w:noWrap/>
            <w:hideMark/>
          </w:tcPr>
          <w:p w14:paraId="4904329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7/6/2022</w:t>
            </w:r>
          </w:p>
        </w:tc>
        <w:tc>
          <w:tcPr>
            <w:tcW w:w="1883" w:type="pct"/>
            <w:noWrap/>
            <w:hideMark/>
          </w:tcPr>
          <w:p w14:paraId="4115C7D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Minnesota, United States of America</w:t>
            </w:r>
          </w:p>
        </w:tc>
        <w:tc>
          <w:tcPr>
            <w:tcW w:w="1235" w:type="pct"/>
            <w:noWrap/>
            <w:hideMark/>
          </w:tcPr>
          <w:p w14:paraId="7BA035A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4A8319AE" w14:textId="77777777" w:rsidTr="006A19A4">
        <w:trPr>
          <w:trHeight w:val="300"/>
        </w:trPr>
        <w:tc>
          <w:tcPr>
            <w:tcW w:w="718" w:type="pct"/>
            <w:noWrap/>
            <w:hideMark/>
          </w:tcPr>
          <w:p w14:paraId="25C9725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Rhode Island</w:t>
            </w:r>
          </w:p>
        </w:tc>
        <w:tc>
          <w:tcPr>
            <w:tcW w:w="1164" w:type="pct"/>
            <w:noWrap/>
            <w:hideMark/>
          </w:tcPr>
          <w:p w14:paraId="3C33B1D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7/6/2022</w:t>
            </w:r>
          </w:p>
        </w:tc>
        <w:tc>
          <w:tcPr>
            <w:tcW w:w="1883" w:type="pct"/>
            <w:noWrap/>
            <w:hideMark/>
          </w:tcPr>
          <w:p w14:paraId="26398CB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Nevada, United States of America</w:t>
            </w:r>
          </w:p>
        </w:tc>
        <w:tc>
          <w:tcPr>
            <w:tcW w:w="1235" w:type="pct"/>
            <w:noWrap/>
            <w:hideMark/>
          </w:tcPr>
          <w:p w14:paraId="08D7667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7D353F07" w14:textId="77777777" w:rsidTr="006A19A4">
        <w:trPr>
          <w:trHeight w:val="300"/>
        </w:trPr>
        <w:tc>
          <w:tcPr>
            <w:tcW w:w="718" w:type="pct"/>
            <w:noWrap/>
            <w:hideMark/>
          </w:tcPr>
          <w:p w14:paraId="227D0D5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lastRenderedPageBreak/>
              <w:t>Rhode Island</w:t>
            </w:r>
          </w:p>
        </w:tc>
        <w:tc>
          <w:tcPr>
            <w:tcW w:w="1164" w:type="pct"/>
            <w:noWrap/>
            <w:hideMark/>
          </w:tcPr>
          <w:p w14:paraId="32768AD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7/6/2022</w:t>
            </w:r>
          </w:p>
        </w:tc>
        <w:tc>
          <w:tcPr>
            <w:tcW w:w="1883" w:type="pct"/>
            <w:noWrap/>
            <w:hideMark/>
          </w:tcPr>
          <w:p w14:paraId="08BA379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Brunswick, Canada</w:t>
            </w:r>
          </w:p>
        </w:tc>
        <w:tc>
          <w:tcPr>
            <w:tcW w:w="1235" w:type="pct"/>
            <w:noWrap/>
            <w:hideMark/>
          </w:tcPr>
          <w:p w14:paraId="6AF2BC7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692911A4" w14:textId="77777777" w:rsidTr="006A19A4">
        <w:trPr>
          <w:trHeight w:val="300"/>
        </w:trPr>
        <w:tc>
          <w:tcPr>
            <w:tcW w:w="718" w:type="pct"/>
            <w:noWrap/>
            <w:hideMark/>
          </w:tcPr>
          <w:p w14:paraId="7EBFDE0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Rhode Island</w:t>
            </w:r>
          </w:p>
        </w:tc>
        <w:tc>
          <w:tcPr>
            <w:tcW w:w="1164" w:type="pct"/>
            <w:noWrap/>
            <w:hideMark/>
          </w:tcPr>
          <w:p w14:paraId="21B6E2A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7/6/2022</w:t>
            </w:r>
          </w:p>
        </w:tc>
        <w:tc>
          <w:tcPr>
            <w:tcW w:w="1883" w:type="pct"/>
            <w:noWrap/>
            <w:hideMark/>
          </w:tcPr>
          <w:p w14:paraId="00220E9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Newfoundland and Labrador, Canada</w:t>
            </w:r>
          </w:p>
        </w:tc>
        <w:tc>
          <w:tcPr>
            <w:tcW w:w="1235" w:type="pct"/>
            <w:noWrap/>
            <w:hideMark/>
          </w:tcPr>
          <w:p w14:paraId="35967C3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7912664E" w14:textId="77777777" w:rsidTr="006A19A4">
        <w:trPr>
          <w:trHeight w:val="300"/>
        </w:trPr>
        <w:tc>
          <w:tcPr>
            <w:tcW w:w="718" w:type="pct"/>
            <w:noWrap/>
            <w:hideMark/>
          </w:tcPr>
          <w:p w14:paraId="6796B4D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Rhode Island</w:t>
            </w:r>
          </w:p>
        </w:tc>
        <w:tc>
          <w:tcPr>
            <w:tcW w:w="1164" w:type="pct"/>
            <w:noWrap/>
            <w:hideMark/>
          </w:tcPr>
          <w:p w14:paraId="1BA57EE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7/6/2022</w:t>
            </w:r>
          </w:p>
        </w:tc>
        <w:tc>
          <w:tcPr>
            <w:tcW w:w="1883" w:type="pct"/>
            <w:noWrap/>
            <w:hideMark/>
          </w:tcPr>
          <w:p w14:paraId="3701CD4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Northwest Territories, Canada</w:t>
            </w:r>
          </w:p>
        </w:tc>
        <w:tc>
          <w:tcPr>
            <w:tcW w:w="1235" w:type="pct"/>
            <w:noWrap/>
            <w:hideMark/>
          </w:tcPr>
          <w:p w14:paraId="5B2D6F4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699186F1" w14:textId="77777777" w:rsidTr="006A19A4">
        <w:trPr>
          <w:trHeight w:val="300"/>
        </w:trPr>
        <w:tc>
          <w:tcPr>
            <w:tcW w:w="718" w:type="pct"/>
            <w:noWrap/>
            <w:hideMark/>
          </w:tcPr>
          <w:p w14:paraId="51EBC00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Rhode Island</w:t>
            </w:r>
          </w:p>
        </w:tc>
        <w:tc>
          <w:tcPr>
            <w:tcW w:w="1164" w:type="pct"/>
            <w:noWrap/>
            <w:hideMark/>
          </w:tcPr>
          <w:p w14:paraId="5C33034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7/6/2022</w:t>
            </w:r>
          </w:p>
        </w:tc>
        <w:tc>
          <w:tcPr>
            <w:tcW w:w="1883" w:type="pct"/>
            <w:noWrap/>
            <w:hideMark/>
          </w:tcPr>
          <w:p w14:paraId="2C122EE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Nova Scotia, Canada</w:t>
            </w:r>
          </w:p>
        </w:tc>
        <w:tc>
          <w:tcPr>
            <w:tcW w:w="1235" w:type="pct"/>
            <w:noWrap/>
            <w:hideMark/>
          </w:tcPr>
          <w:p w14:paraId="509E723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5E532D5D" w14:textId="77777777" w:rsidTr="006A19A4">
        <w:trPr>
          <w:trHeight w:val="300"/>
        </w:trPr>
        <w:tc>
          <w:tcPr>
            <w:tcW w:w="718" w:type="pct"/>
            <w:noWrap/>
            <w:hideMark/>
          </w:tcPr>
          <w:p w14:paraId="0EF2C44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Rhode Island</w:t>
            </w:r>
          </w:p>
        </w:tc>
        <w:tc>
          <w:tcPr>
            <w:tcW w:w="1164" w:type="pct"/>
            <w:noWrap/>
            <w:hideMark/>
          </w:tcPr>
          <w:p w14:paraId="126009B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7/6/2022</w:t>
            </w:r>
          </w:p>
        </w:tc>
        <w:tc>
          <w:tcPr>
            <w:tcW w:w="1883" w:type="pct"/>
            <w:noWrap/>
            <w:hideMark/>
          </w:tcPr>
          <w:p w14:paraId="0961A75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Ontario, Canada</w:t>
            </w:r>
          </w:p>
        </w:tc>
        <w:tc>
          <w:tcPr>
            <w:tcW w:w="1235" w:type="pct"/>
            <w:noWrap/>
            <w:hideMark/>
          </w:tcPr>
          <w:p w14:paraId="025DAA1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w:t>
            </w:r>
          </w:p>
        </w:tc>
      </w:tr>
      <w:tr w:rsidR="006A19A4" w:rsidRPr="006A19A4" w14:paraId="215C9892" w14:textId="77777777" w:rsidTr="006A19A4">
        <w:trPr>
          <w:trHeight w:val="300"/>
        </w:trPr>
        <w:tc>
          <w:tcPr>
            <w:tcW w:w="718" w:type="pct"/>
            <w:noWrap/>
            <w:hideMark/>
          </w:tcPr>
          <w:p w14:paraId="3800300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Rhode Island</w:t>
            </w:r>
          </w:p>
        </w:tc>
        <w:tc>
          <w:tcPr>
            <w:tcW w:w="1164" w:type="pct"/>
            <w:noWrap/>
            <w:hideMark/>
          </w:tcPr>
          <w:p w14:paraId="7A3FC5A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7/6/2022</w:t>
            </w:r>
          </w:p>
        </w:tc>
        <w:tc>
          <w:tcPr>
            <w:tcW w:w="1883" w:type="pct"/>
            <w:noWrap/>
            <w:hideMark/>
          </w:tcPr>
          <w:p w14:paraId="7B8E5F3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Oregon, United States of America</w:t>
            </w:r>
          </w:p>
        </w:tc>
        <w:tc>
          <w:tcPr>
            <w:tcW w:w="1235" w:type="pct"/>
            <w:noWrap/>
            <w:hideMark/>
          </w:tcPr>
          <w:p w14:paraId="1FE7F98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2B7736C9" w14:textId="77777777" w:rsidTr="006A19A4">
        <w:trPr>
          <w:trHeight w:val="300"/>
        </w:trPr>
        <w:tc>
          <w:tcPr>
            <w:tcW w:w="718" w:type="pct"/>
            <w:noWrap/>
            <w:hideMark/>
          </w:tcPr>
          <w:p w14:paraId="7855DB6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Rhode Island</w:t>
            </w:r>
          </w:p>
        </w:tc>
        <w:tc>
          <w:tcPr>
            <w:tcW w:w="1164" w:type="pct"/>
            <w:noWrap/>
            <w:hideMark/>
          </w:tcPr>
          <w:p w14:paraId="10CFBBE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7/6/2022</w:t>
            </w:r>
          </w:p>
        </w:tc>
        <w:tc>
          <w:tcPr>
            <w:tcW w:w="1883" w:type="pct"/>
            <w:noWrap/>
            <w:hideMark/>
          </w:tcPr>
          <w:p w14:paraId="0C67E4D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Prince Edward Island, Canada</w:t>
            </w:r>
          </w:p>
        </w:tc>
        <w:tc>
          <w:tcPr>
            <w:tcW w:w="1235" w:type="pct"/>
            <w:noWrap/>
            <w:hideMark/>
          </w:tcPr>
          <w:p w14:paraId="08C2926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1D0930A9" w14:textId="77777777" w:rsidTr="006A19A4">
        <w:trPr>
          <w:trHeight w:val="300"/>
        </w:trPr>
        <w:tc>
          <w:tcPr>
            <w:tcW w:w="718" w:type="pct"/>
            <w:noWrap/>
            <w:hideMark/>
          </w:tcPr>
          <w:p w14:paraId="177D8DC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Rhode Island</w:t>
            </w:r>
          </w:p>
        </w:tc>
        <w:tc>
          <w:tcPr>
            <w:tcW w:w="1164" w:type="pct"/>
            <w:noWrap/>
            <w:hideMark/>
          </w:tcPr>
          <w:p w14:paraId="46B5773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7/6/2022</w:t>
            </w:r>
          </w:p>
        </w:tc>
        <w:tc>
          <w:tcPr>
            <w:tcW w:w="1883" w:type="pct"/>
            <w:noWrap/>
            <w:hideMark/>
          </w:tcPr>
          <w:p w14:paraId="3AAC5ED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Québec, Canada</w:t>
            </w:r>
          </w:p>
        </w:tc>
        <w:tc>
          <w:tcPr>
            <w:tcW w:w="1235" w:type="pct"/>
            <w:noWrap/>
            <w:hideMark/>
          </w:tcPr>
          <w:p w14:paraId="01BF255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w:t>
            </w:r>
          </w:p>
        </w:tc>
      </w:tr>
      <w:tr w:rsidR="006A19A4" w:rsidRPr="006A19A4" w14:paraId="561826D2" w14:textId="77777777" w:rsidTr="006A19A4">
        <w:trPr>
          <w:trHeight w:val="300"/>
        </w:trPr>
        <w:tc>
          <w:tcPr>
            <w:tcW w:w="718" w:type="pct"/>
            <w:noWrap/>
            <w:hideMark/>
          </w:tcPr>
          <w:p w14:paraId="049C8F0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Rhode Island</w:t>
            </w:r>
          </w:p>
        </w:tc>
        <w:tc>
          <w:tcPr>
            <w:tcW w:w="1164" w:type="pct"/>
            <w:noWrap/>
            <w:hideMark/>
          </w:tcPr>
          <w:p w14:paraId="0526C80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7/6/2022</w:t>
            </w:r>
          </w:p>
        </w:tc>
        <w:tc>
          <w:tcPr>
            <w:tcW w:w="1883" w:type="pct"/>
            <w:noWrap/>
            <w:hideMark/>
          </w:tcPr>
          <w:p w14:paraId="3BD52E0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Saskatchewan, Canada</w:t>
            </w:r>
          </w:p>
        </w:tc>
        <w:tc>
          <w:tcPr>
            <w:tcW w:w="1235" w:type="pct"/>
            <w:noWrap/>
            <w:hideMark/>
          </w:tcPr>
          <w:p w14:paraId="7C54A3A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13</w:t>
            </w:r>
          </w:p>
        </w:tc>
      </w:tr>
      <w:tr w:rsidR="006A19A4" w:rsidRPr="006A19A4" w14:paraId="6D59605B" w14:textId="77777777" w:rsidTr="006A19A4">
        <w:trPr>
          <w:trHeight w:val="300"/>
        </w:trPr>
        <w:tc>
          <w:tcPr>
            <w:tcW w:w="718" w:type="pct"/>
            <w:noWrap/>
            <w:hideMark/>
          </w:tcPr>
          <w:p w14:paraId="7796339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Rhode Island</w:t>
            </w:r>
          </w:p>
        </w:tc>
        <w:tc>
          <w:tcPr>
            <w:tcW w:w="1164" w:type="pct"/>
            <w:noWrap/>
            <w:hideMark/>
          </w:tcPr>
          <w:p w14:paraId="5846C20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7/6/2022</w:t>
            </w:r>
          </w:p>
        </w:tc>
        <w:tc>
          <w:tcPr>
            <w:tcW w:w="1883" w:type="pct"/>
            <w:noWrap/>
            <w:hideMark/>
          </w:tcPr>
          <w:p w14:paraId="2D8EAF8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 United States of America</w:t>
            </w:r>
          </w:p>
        </w:tc>
        <w:tc>
          <w:tcPr>
            <w:tcW w:w="1235" w:type="pct"/>
            <w:noWrap/>
            <w:hideMark/>
          </w:tcPr>
          <w:p w14:paraId="55EFD8B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0A05A23F" w14:textId="77777777" w:rsidTr="006A19A4">
        <w:trPr>
          <w:trHeight w:val="300"/>
        </w:trPr>
        <w:tc>
          <w:tcPr>
            <w:tcW w:w="718" w:type="pct"/>
            <w:noWrap/>
            <w:hideMark/>
          </w:tcPr>
          <w:p w14:paraId="18D283A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Rhode Island</w:t>
            </w:r>
          </w:p>
        </w:tc>
        <w:tc>
          <w:tcPr>
            <w:tcW w:w="1164" w:type="pct"/>
            <w:noWrap/>
            <w:hideMark/>
          </w:tcPr>
          <w:p w14:paraId="5F10D25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7/6/2022</w:t>
            </w:r>
          </w:p>
        </w:tc>
        <w:tc>
          <w:tcPr>
            <w:tcW w:w="1883" w:type="pct"/>
            <w:noWrap/>
            <w:hideMark/>
          </w:tcPr>
          <w:p w14:paraId="236324E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 United States of America</w:t>
            </w:r>
          </w:p>
        </w:tc>
        <w:tc>
          <w:tcPr>
            <w:tcW w:w="1235" w:type="pct"/>
            <w:noWrap/>
            <w:hideMark/>
          </w:tcPr>
          <w:p w14:paraId="2D8CB4E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13</w:t>
            </w:r>
          </w:p>
        </w:tc>
      </w:tr>
      <w:tr w:rsidR="006A19A4" w:rsidRPr="006A19A4" w14:paraId="7F4432C4" w14:textId="77777777" w:rsidTr="006A19A4">
        <w:trPr>
          <w:trHeight w:val="300"/>
        </w:trPr>
        <w:tc>
          <w:tcPr>
            <w:tcW w:w="718" w:type="pct"/>
            <w:noWrap/>
            <w:hideMark/>
          </w:tcPr>
          <w:p w14:paraId="152DFC9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Rhode Island</w:t>
            </w:r>
          </w:p>
        </w:tc>
        <w:tc>
          <w:tcPr>
            <w:tcW w:w="1164" w:type="pct"/>
            <w:noWrap/>
            <w:hideMark/>
          </w:tcPr>
          <w:p w14:paraId="203F0A9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7/6/2022</w:t>
            </w:r>
          </w:p>
        </w:tc>
        <w:tc>
          <w:tcPr>
            <w:tcW w:w="1883" w:type="pct"/>
            <w:noWrap/>
            <w:hideMark/>
          </w:tcPr>
          <w:p w14:paraId="2D84FF8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Wyoming, United States of America</w:t>
            </w:r>
          </w:p>
        </w:tc>
        <w:tc>
          <w:tcPr>
            <w:tcW w:w="1235" w:type="pct"/>
            <w:noWrap/>
            <w:hideMark/>
          </w:tcPr>
          <w:p w14:paraId="624B568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559D9EF9" w14:textId="77777777" w:rsidTr="006A19A4">
        <w:trPr>
          <w:trHeight w:val="300"/>
        </w:trPr>
        <w:tc>
          <w:tcPr>
            <w:tcW w:w="718" w:type="pct"/>
            <w:noWrap/>
            <w:hideMark/>
          </w:tcPr>
          <w:p w14:paraId="765C775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California</w:t>
            </w:r>
          </w:p>
        </w:tc>
        <w:tc>
          <w:tcPr>
            <w:tcW w:w="1164" w:type="pct"/>
            <w:noWrap/>
            <w:hideMark/>
          </w:tcPr>
          <w:p w14:paraId="545B6BC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7/14/2022</w:t>
            </w:r>
          </w:p>
        </w:tc>
        <w:tc>
          <w:tcPr>
            <w:tcW w:w="1883" w:type="pct"/>
            <w:noWrap/>
            <w:hideMark/>
          </w:tcPr>
          <w:p w14:paraId="524247B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 United States of America</w:t>
            </w:r>
          </w:p>
        </w:tc>
        <w:tc>
          <w:tcPr>
            <w:tcW w:w="1235" w:type="pct"/>
            <w:noWrap/>
            <w:hideMark/>
          </w:tcPr>
          <w:p w14:paraId="53C55D6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w:t>
            </w:r>
          </w:p>
        </w:tc>
      </w:tr>
      <w:tr w:rsidR="006A19A4" w:rsidRPr="006A19A4" w14:paraId="42392667" w14:textId="77777777" w:rsidTr="006A19A4">
        <w:trPr>
          <w:trHeight w:val="300"/>
        </w:trPr>
        <w:tc>
          <w:tcPr>
            <w:tcW w:w="718" w:type="pct"/>
            <w:noWrap/>
            <w:hideMark/>
          </w:tcPr>
          <w:p w14:paraId="1AE88CC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California</w:t>
            </w:r>
          </w:p>
        </w:tc>
        <w:tc>
          <w:tcPr>
            <w:tcW w:w="1164" w:type="pct"/>
            <w:noWrap/>
            <w:hideMark/>
          </w:tcPr>
          <w:p w14:paraId="666D6B5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7/14/2022</w:t>
            </w:r>
          </w:p>
        </w:tc>
        <w:tc>
          <w:tcPr>
            <w:tcW w:w="1883" w:type="pct"/>
            <w:noWrap/>
            <w:hideMark/>
          </w:tcPr>
          <w:p w14:paraId="0EBC83B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Alberta, Canada</w:t>
            </w:r>
          </w:p>
        </w:tc>
        <w:tc>
          <w:tcPr>
            <w:tcW w:w="1235" w:type="pct"/>
            <w:noWrap/>
            <w:hideMark/>
          </w:tcPr>
          <w:p w14:paraId="7114B38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20</w:t>
            </w:r>
          </w:p>
        </w:tc>
      </w:tr>
      <w:tr w:rsidR="006A19A4" w:rsidRPr="006A19A4" w14:paraId="2A435F71" w14:textId="77777777" w:rsidTr="006A19A4">
        <w:trPr>
          <w:trHeight w:val="300"/>
        </w:trPr>
        <w:tc>
          <w:tcPr>
            <w:tcW w:w="718" w:type="pct"/>
            <w:noWrap/>
            <w:hideMark/>
          </w:tcPr>
          <w:p w14:paraId="258312C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California</w:t>
            </w:r>
          </w:p>
        </w:tc>
        <w:tc>
          <w:tcPr>
            <w:tcW w:w="1164" w:type="pct"/>
            <w:noWrap/>
            <w:hideMark/>
          </w:tcPr>
          <w:p w14:paraId="3073986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7/14/2022</w:t>
            </w:r>
          </w:p>
        </w:tc>
        <w:tc>
          <w:tcPr>
            <w:tcW w:w="1883" w:type="pct"/>
            <w:noWrap/>
            <w:hideMark/>
          </w:tcPr>
          <w:p w14:paraId="5DAAB84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Bretagne, France</w:t>
            </w:r>
          </w:p>
        </w:tc>
        <w:tc>
          <w:tcPr>
            <w:tcW w:w="1235" w:type="pct"/>
            <w:noWrap/>
            <w:hideMark/>
          </w:tcPr>
          <w:p w14:paraId="796B73B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73EF9EAD" w14:textId="77777777" w:rsidTr="006A19A4">
        <w:trPr>
          <w:trHeight w:val="300"/>
        </w:trPr>
        <w:tc>
          <w:tcPr>
            <w:tcW w:w="718" w:type="pct"/>
            <w:noWrap/>
            <w:hideMark/>
          </w:tcPr>
          <w:p w14:paraId="75B146C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California</w:t>
            </w:r>
          </w:p>
        </w:tc>
        <w:tc>
          <w:tcPr>
            <w:tcW w:w="1164" w:type="pct"/>
            <w:noWrap/>
            <w:hideMark/>
          </w:tcPr>
          <w:p w14:paraId="2CF5C44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7/14/2022</w:t>
            </w:r>
          </w:p>
        </w:tc>
        <w:tc>
          <w:tcPr>
            <w:tcW w:w="1883" w:type="pct"/>
            <w:noWrap/>
            <w:hideMark/>
          </w:tcPr>
          <w:p w14:paraId="6B78567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British Columbia, Canada</w:t>
            </w:r>
          </w:p>
        </w:tc>
        <w:tc>
          <w:tcPr>
            <w:tcW w:w="1235" w:type="pct"/>
            <w:noWrap/>
            <w:hideMark/>
          </w:tcPr>
          <w:p w14:paraId="029A490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33</w:t>
            </w:r>
          </w:p>
        </w:tc>
      </w:tr>
      <w:tr w:rsidR="006A19A4" w:rsidRPr="006A19A4" w14:paraId="74E5D0C9" w14:textId="77777777" w:rsidTr="006A19A4">
        <w:trPr>
          <w:trHeight w:val="300"/>
        </w:trPr>
        <w:tc>
          <w:tcPr>
            <w:tcW w:w="718" w:type="pct"/>
            <w:noWrap/>
            <w:hideMark/>
          </w:tcPr>
          <w:p w14:paraId="4AA7419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California</w:t>
            </w:r>
          </w:p>
        </w:tc>
        <w:tc>
          <w:tcPr>
            <w:tcW w:w="1164" w:type="pct"/>
            <w:noWrap/>
            <w:hideMark/>
          </w:tcPr>
          <w:p w14:paraId="0D8C409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7/14/2022</w:t>
            </w:r>
          </w:p>
        </w:tc>
        <w:tc>
          <w:tcPr>
            <w:tcW w:w="1883" w:type="pct"/>
            <w:noWrap/>
            <w:hideMark/>
          </w:tcPr>
          <w:p w14:paraId="589752B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England, United Kingdom</w:t>
            </w:r>
          </w:p>
        </w:tc>
        <w:tc>
          <w:tcPr>
            <w:tcW w:w="1235" w:type="pct"/>
            <w:noWrap/>
            <w:hideMark/>
          </w:tcPr>
          <w:p w14:paraId="404D69E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24</w:t>
            </w:r>
          </w:p>
        </w:tc>
      </w:tr>
      <w:tr w:rsidR="006A19A4" w:rsidRPr="006A19A4" w14:paraId="6B7454CC" w14:textId="77777777" w:rsidTr="006A19A4">
        <w:trPr>
          <w:trHeight w:val="300"/>
        </w:trPr>
        <w:tc>
          <w:tcPr>
            <w:tcW w:w="718" w:type="pct"/>
            <w:noWrap/>
            <w:hideMark/>
          </w:tcPr>
          <w:p w14:paraId="2F879C7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California</w:t>
            </w:r>
          </w:p>
        </w:tc>
        <w:tc>
          <w:tcPr>
            <w:tcW w:w="1164" w:type="pct"/>
            <w:noWrap/>
            <w:hideMark/>
          </w:tcPr>
          <w:p w14:paraId="008B4FC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7/14/2022</w:t>
            </w:r>
          </w:p>
        </w:tc>
        <w:tc>
          <w:tcPr>
            <w:tcW w:w="1883" w:type="pct"/>
            <w:noWrap/>
            <w:hideMark/>
          </w:tcPr>
          <w:p w14:paraId="7B80ACD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Florida, United States of America</w:t>
            </w:r>
          </w:p>
        </w:tc>
        <w:tc>
          <w:tcPr>
            <w:tcW w:w="1235" w:type="pct"/>
            <w:noWrap/>
            <w:hideMark/>
          </w:tcPr>
          <w:p w14:paraId="127346E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003D74F5" w14:textId="77777777" w:rsidTr="006A19A4">
        <w:trPr>
          <w:trHeight w:val="300"/>
        </w:trPr>
        <w:tc>
          <w:tcPr>
            <w:tcW w:w="718" w:type="pct"/>
            <w:noWrap/>
            <w:hideMark/>
          </w:tcPr>
          <w:p w14:paraId="68E6157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California</w:t>
            </w:r>
          </w:p>
        </w:tc>
        <w:tc>
          <w:tcPr>
            <w:tcW w:w="1164" w:type="pct"/>
            <w:noWrap/>
            <w:hideMark/>
          </w:tcPr>
          <w:p w14:paraId="5DD32E2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7/14/2022</w:t>
            </w:r>
          </w:p>
        </w:tc>
        <w:tc>
          <w:tcPr>
            <w:tcW w:w="1883" w:type="pct"/>
            <w:noWrap/>
            <w:hideMark/>
          </w:tcPr>
          <w:p w14:paraId="099E94E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Hauts-de-France, France</w:t>
            </w:r>
          </w:p>
        </w:tc>
        <w:tc>
          <w:tcPr>
            <w:tcW w:w="1235" w:type="pct"/>
            <w:noWrap/>
            <w:hideMark/>
          </w:tcPr>
          <w:p w14:paraId="23C2B8E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13</w:t>
            </w:r>
          </w:p>
        </w:tc>
      </w:tr>
      <w:tr w:rsidR="006A19A4" w:rsidRPr="006A19A4" w14:paraId="2F845B84" w14:textId="77777777" w:rsidTr="006A19A4">
        <w:trPr>
          <w:trHeight w:val="300"/>
        </w:trPr>
        <w:tc>
          <w:tcPr>
            <w:tcW w:w="718" w:type="pct"/>
            <w:noWrap/>
            <w:hideMark/>
          </w:tcPr>
          <w:p w14:paraId="50BC7D1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California</w:t>
            </w:r>
          </w:p>
        </w:tc>
        <w:tc>
          <w:tcPr>
            <w:tcW w:w="1164" w:type="pct"/>
            <w:noWrap/>
            <w:hideMark/>
          </w:tcPr>
          <w:p w14:paraId="6A17F45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7/14/2022</w:t>
            </w:r>
          </w:p>
        </w:tc>
        <w:tc>
          <w:tcPr>
            <w:tcW w:w="1883" w:type="pct"/>
            <w:noWrap/>
            <w:hideMark/>
          </w:tcPr>
          <w:p w14:paraId="3406523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Maine, United States of America</w:t>
            </w:r>
          </w:p>
        </w:tc>
        <w:tc>
          <w:tcPr>
            <w:tcW w:w="1235" w:type="pct"/>
            <w:noWrap/>
            <w:hideMark/>
          </w:tcPr>
          <w:p w14:paraId="718C542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17</w:t>
            </w:r>
          </w:p>
        </w:tc>
      </w:tr>
      <w:tr w:rsidR="006A19A4" w:rsidRPr="006A19A4" w14:paraId="4083290B" w14:textId="77777777" w:rsidTr="006A19A4">
        <w:trPr>
          <w:trHeight w:val="300"/>
        </w:trPr>
        <w:tc>
          <w:tcPr>
            <w:tcW w:w="718" w:type="pct"/>
            <w:noWrap/>
            <w:hideMark/>
          </w:tcPr>
          <w:p w14:paraId="03B7B59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California</w:t>
            </w:r>
          </w:p>
        </w:tc>
        <w:tc>
          <w:tcPr>
            <w:tcW w:w="1164" w:type="pct"/>
            <w:noWrap/>
            <w:hideMark/>
          </w:tcPr>
          <w:p w14:paraId="39BE252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7/14/2022</w:t>
            </w:r>
          </w:p>
        </w:tc>
        <w:tc>
          <w:tcPr>
            <w:tcW w:w="1883" w:type="pct"/>
            <w:noWrap/>
            <w:hideMark/>
          </w:tcPr>
          <w:p w14:paraId="4EA3B44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Manitoba, Canada</w:t>
            </w:r>
          </w:p>
        </w:tc>
        <w:tc>
          <w:tcPr>
            <w:tcW w:w="1235" w:type="pct"/>
            <w:noWrap/>
            <w:hideMark/>
          </w:tcPr>
          <w:p w14:paraId="7947548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19</w:t>
            </w:r>
          </w:p>
        </w:tc>
      </w:tr>
      <w:tr w:rsidR="006A19A4" w:rsidRPr="006A19A4" w14:paraId="74C79DF6" w14:textId="77777777" w:rsidTr="006A19A4">
        <w:trPr>
          <w:trHeight w:val="300"/>
        </w:trPr>
        <w:tc>
          <w:tcPr>
            <w:tcW w:w="718" w:type="pct"/>
            <w:noWrap/>
            <w:hideMark/>
          </w:tcPr>
          <w:p w14:paraId="02CA6F0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California</w:t>
            </w:r>
          </w:p>
        </w:tc>
        <w:tc>
          <w:tcPr>
            <w:tcW w:w="1164" w:type="pct"/>
            <w:noWrap/>
            <w:hideMark/>
          </w:tcPr>
          <w:p w14:paraId="2B1225D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7/14/2022</w:t>
            </w:r>
          </w:p>
        </w:tc>
        <w:tc>
          <w:tcPr>
            <w:tcW w:w="1883" w:type="pct"/>
            <w:noWrap/>
            <w:hideMark/>
          </w:tcPr>
          <w:p w14:paraId="7241F80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Massachusetts, United States of America</w:t>
            </w:r>
          </w:p>
        </w:tc>
        <w:tc>
          <w:tcPr>
            <w:tcW w:w="1235" w:type="pct"/>
            <w:noWrap/>
            <w:hideMark/>
          </w:tcPr>
          <w:p w14:paraId="67D5165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4828948E" w14:textId="77777777" w:rsidTr="006A19A4">
        <w:trPr>
          <w:trHeight w:val="300"/>
        </w:trPr>
        <w:tc>
          <w:tcPr>
            <w:tcW w:w="718" w:type="pct"/>
            <w:noWrap/>
            <w:hideMark/>
          </w:tcPr>
          <w:p w14:paraId="2903DEB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California</w:t>
            </w:r>
          </w:p>
        </w:tc>
        <w:tc>
          <w:tcPr>
            <w:tcW w:w="1164" w:type="pct"/>
            <w:noWrap/>
            <w:hideMark/>
          </w:tcPr>
          <w:p w14:paraId="14836E7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7/14/2022</w:t>
            </w:r>
          </w:p>
        </w:tc>
        <w:tc>
          <w:tcPr>
            <w:tcW w:w="1883" w:type="pct"/>
            <w:noWrap/>
            <w:hideMark/>
          </w:tcPr>
          <w:p w14:paraId="1130B0B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 United States of America</w:t>
            </w:r>
          </w:p>
        </w:tc>
        <w:tc>
          <w:tcPr>
            <w:tcW w:w="1235" w:type="pct"/>
            <w:noWrap/>
            <w:hideMark/>
          </w:tcPr>
          <w:p w14:paraId="13F8BAF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594587A4" w14:textId="77777777" w:rsidTr="006A19A4">
        <w:trPr>
          <w:trHeight w:val="300"/>
        </w:trPr>
        <w:tc>
          <w:tcPr>
            <w:tcW w:w="718" w:type="pct"/>
            <w:noWrap/>
            <w:hideMark/>
          </w:tcPr>
          <w:p w14:paraId="57D7DFB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California</w:t>
            </w:r>
          </w:p>
        </w:tc>
        <w:tc>
          <w:tcPr>
            <w:tcW w:w="1164" w:type="pct"/>
            <w:noWrap/>
            <w:hideMark/>
          </w:tcPr>
          <w:p w14:paraId="0FAEE21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7/14/2022</w:t>
            </w:r>
          </w:p>
        </w:tc>
        <w:tc>
          <w:tcPr>
            <w:tcW w:w="1883" w:type="pct"/>
            <w:noWrap/>
            <w:hideMark/>
          </w:tcPr>
          <w:p w14:paraId="4324B8C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Nevada, United States of America</w:t>
            </w:r>
          </w:p>
        </w:tc>
        <w:tc>
          <w:tcPr>
            <w:tcW w:w="1235" w:type="pct"/>
            <w:noWrap/>
            <w:hideMark/>
          </w:tcPr>
          <w:p w14:paraId="72D10F5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56913623" w14:textId="77777777" w:rsidTr="006A19A4">
        <w:trPr>
          <w:trHeight w:val="300"/>
        </w:trPr>
        <w:tc>
          <w:tcPr>
            <w:tcW w:w="718" w:type="pct"/>
            <w:noWrap/>
            <w:hideMark/>
          </w:tcPr>
          <w:p w14:paraId="5B718A1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California</w:t>
            </w:r>
          </w:p>
        </w:tc>
        <w:tc>
          <w:tcPr>
            <w:tcW w:w="1164" w:type="pct"/>
            <w:noWrap/>
            <w:hideMark/>
          </w:tcPr>
          <w:p w14:paraId="2DCBD40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7/14/2022</w:t>
            </w:r>
          </w:p>
        </w:tc>
        <w:tc>
          <w:tcPr>
            <w:tcW w:w="1883" w:type="pct"/>
            <w:noWrap/>
            <w:hideMark/>
          </w:tcPr>
          <w:p w14:paraId="7F91B61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Brunswick, Canada</w:t>
            </w:r>
          </w:p>
        </w:tc>
        <w:tc>
          <w:tcPr>
            <w:tcW w:w="1235" w:type="pct"/>
            <w:noWrap/>
            <w:hideMark/>
          </w:tcPr>
          <w:p w14:paraId="14031D8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127F291F" w14:textId="77777777" w:rsidTr="006A19A4">
        <w:trPr>
          <w:trHeight w:val="300"/>
        </w:trPr>
        <w:tc>
          <w:tcPr>
            <w:tcW w:w="718" w:type="pct"/>
            <w:noWrap/>
            <w:hideMark/>
          </w:tcPr>
          <w:p w14:paraId="1BD6B1F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California</w:t>
            </w:r>
          </w:p>
        </w:tc>
        <w:tc>
          <w:tcPr>
            <w:tcW w:w="1164" w:type="pct"/>
            <w:noWrap/>
            <w:hideMark/>
          </w:tcPr>
          <w:p w14:paraId="1676DF2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7/14/2022</w:t>
            </w:r>
          </w:p>
        </w:tc>
        <w:tc>
          <w:tcPr>
            <w:tcW w:w="1883" w:type="pct"/>
            <w:noWrap/>
            <w:hideMark/>
          </w:tcPr>
          <w:p w14:paraId="695B7D0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Newfoundland and Labrador, Canada</w:t>
            </w:r>
          </w:p>
        </w:tc>
        <w:tc>
          <w:tcPr>
            <w:tcW w:w="1235" w:type="pct"/>
            <w:noWrap/>
            <w:hideMark/>
          </w:tcPr>
          <w:p w14:paraId="75D8A00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24D5BDC0" w14:textId="77777777" w:rsidTr="006A19A4">
        <w:trPr>
          <w:trHeight w:val="300"/>
        </w:trPr>
        <w:tc>
          <w:tcPr>
            <w:tcW w:w="718" w:type="pct"/>
            <w:noWrap/>
            <w:hideMark/>
          </w:tcPr>
          <w:p w14:paraId="33594D5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California</w:t>
            </w:r>
          </w:p>
        </w:tc>
        <w:tc>
          <w:tcPr>
            <w:tcW w:w="1164" w:type="pct"/>
            <w:noWrap/>
            <w:hideMark/>
          </w:tcPr>
          <w:p w14:paraId="03F8327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7/14/2022</w:t>
            </w:r>
          </w:p>
        </w:tc>
        <w:tc>
          <w:tcPr>
            <w:tcW w:w="1883" w:type="pct"/>
            <w:noWrap/>
            <w:hideMark/>
          </w:tcPr>
          <w:p w14:paraId="63B3988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Normandie, France</w:t>
            </w:r>
          </w:p>
        </w:tc>
        <w:tc>
          <w:tcPr>
            <w:tcW w:w="1235" w:type="pct"/>
            <w:noWrap/>
            <w:hideMark/>
          </w:tcPr>
          <w:p w14:paraId="7BEF427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40</w:t>
            </w:r>
          </w:p>
        </w:tc>
      </w:tr>
      <w:tr w:rsidR="006A19A4" w:rsidRPr="006A19A4" w14:paraId="706FAC36" w14:textId="77777777" w:rsidTr="006A19A4">
        <w:trPr>
          <w:trHeight w:val="300"/>
        </w:trPr>
        <w:tc>
          <w:tcPr>
            <w:tcW w:w="718" w:type="pct"/>
            <w:noWrap/>
            <w:hideMark/>
          </w:tcPr>
          <w:p w14:paraId="36DD459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California</w:t>
            </w:r>
          </w:p>
        </w:tc>
        <w:tc>
          <w:tcPr>
            <w:tcW w:w="1164" w:type="pct"/>
            <w:noWrap/>
            <w:hideMark/>
          </w:tcPr>
          <w:p w14:paraId="61C39FB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7/14/2022</w:t>
            </w:r>
          </w:p>
        </w:tc>
        <w:tc>
          <w:tcPr>
            <w:tcW w:w="1883" w:type="pct"/>
            <w:noWrap/>
            <w:hideMark/>
          </w:tcPr>
          <w:p w14:paraId="28D27AC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Northern Ireland, United Kingdom</w:t>
            </w:r>
          </w:p>
        </w:tc>
        <w:tc>
          <w:tcPr>
            <w:tcW w:w="1235" w:type="pct"/>
            <w:noWrap/>
            <w:hideMark/>
          </w:tcPr>
          <w:p w14:paraId="2DBE167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76421BCB" w14:textId="77777777" w:rsidTr="006A19A4">
        <w:trPr>
          <w:trHeight w:val="300"/>
        </w:trPr>
        <w:tc>
          <w:tcPr>
            <w:tcW w:w="718" w:type="pct"/>
            <w:noWrap/>
            <w:hideMark/>
          </w:tcPr>
          <w:p w14:paraId="072E988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California</w:t>
            </w:r>
          </w:p>
        </w:tc>
        <w:tc>
          <w:tcPr>
            <w:tcW w:w="1164" w:type="pct"/>
            <w:noWrap/>
            <w:hideMark/>
          </w:tcPr>
          <w:p w14:paraId="219EC8F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7/14/2022</w:t>
            </w:r>
          </w:p>
        </w:tc>
        <w:tc>
          <w:tcPr>
            <w:tcW w:w="1883" w:type="pct"/>
            <w:noWrap/>
            <w:hideMark/>
          </w:tcPr>
          <w:p w14:paraId="6390759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Northwest Territories, Canada</w:t>
            </w:r>
          </w:p>
        </w:tc>
        <w:tc>
          <w:tcPr>
            <w:tcW w:w="1235" w:type="pct"/>
            <w:noWrap/>
            <w:hideMark/>
          </w:tcPr>
          <w:p w14:paraId="37FCBF4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58449FF7" w14:textId="77777777" w:rsidTr="006A19A4">
        <w:trPr>
          <w:trHeight w:val="300"/>
        </w:trPr>
        <w:tc>
          <w:tcPr>
            <w:tcW w:w="718" w:type="pct"/>
            <w:noWrap/>
            <w:hideMark/>
          </w:tcPr>
          <w:p w14:paraId="61312C4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California</w:t>
            </w:r>
          </w:p>
        </w:tc>
        <w:tc>
          <w:tcPr>
            <w:tcW w:w="1164" w:type="pct"/>
            <w:noWrap/>
            <w:hideMark/>
          </w:tcPr>
          <w:p w14:paraId="367BE75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7/14/2022</w:t>
            </w:r>
          </w:p>
        </w:tc>
        <w:tc>
          <w:tcPr>
            <w:tcW w:w="1883" w:type="pct"/>
            <w:noWrap/>
            <w:hideMark/>
          </w:tcPr>
          <w:p w14:paraId="4A6809F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Nova Scotia, Canada</w:t>
            </w:r>
          </w:p>
        </w:tc>
        <w:tc>
          <w:tcPr>
            <w:tcW w:w="1235" w:type="pct"/>
            <w:noWrap/>
            <w:hideMark/>
          </w:tcPr>
          <w:p w14:paraId="14533C7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5BF09DE4" w14:textId="77777777" w:rsidTr="006A19A4">
        <w:trPr>
          <w:trHeight w:val="300"/>
        </w:trPr>
        <w:tc>
          <w:tcPr>
            <w:tcW w:w="718" w:type="pct"/>
            <w:noWrap/>
            <w:hideMark/>
          </w:tcPr>
          <w:p w14:paraId="5BB999A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lastRenderedPageBreak/>
              <w:t>California</w:t>
            </w:r>
          </w:p>
        </w:tc>
        <w:tc>
          <w:tcPr>
            <w:tcW w:w="1164" w:type="pct"/>
            <w:noWrap/>
            <w:hideMark/>
          </w:tcPr>
          <w:p w14:paraId="7A495E9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7/14/2022</w:t>
            </w:r>
          </w:p>
        </w:tc>
        <w:tc>
          <w:tcPr>
            <w:tcW w:w="1883" w:type="pct"/>
            <w:noWrap/>
            <w:hideMark/>
          </w:tcPr>
          <w:p w14:paraId="6BBF5B9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Ontario, Canada</w:t>
            </w:r>
          </w:p>
        </w:tc>
        <w:tc>
          <w:tcPr>
            <w:tcW w:w="1235" w:type="pct"/>
            <w:noWrap/>
            <w:hideMark/>
          </w:tcPr>
          <w:p w14:paraId="27289BE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w:t>
            </w:r>
          </w:p>
        </w:tc>
      </w:tr>
      <w:tr w:rsidR="006A19A4" w:rsidRPr="006A19A4" w14:paraId="6561B307" w14:textId="77777777" w:rsidTr="006A19A4">
        <w:trPr>
          <w:trHeight w:val="300"/>
        </w:trPr>
        <w:tc>
          <w:tcPr>
            <w:tcW w:w="718" w:type="pct"/>
            <w:noWrap/>
            <w:hideMark/>
          </w:tcPr>
          <w:p w14:paraId="38E6128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California</w:t>
            </w:r>
          </w:p>
        </w:tc>
        <w:tc>
          <w:tcPr>
            <w:tcW w:w="1164" w:type="pct"/>
            <w:noWrap/>
            <w:hideMark/>
          </w:tcPr>
          <w:p w14:paraId="6D62026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7/14/2022</w:t>
            </w:r>
          </w:p>
        </w:tc>
        <w:tc>
          <w:tcPr>
            <w:tcW w:w="1883" w:type="pct"/>
            <w:noWrap/>
            <w:hideMark/>
          </w:tcPr>
          <w:p w14:paraId="64026A0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Oregon, United States of America</w:t>
            </w:r>
          </w:p>
        </w:tc>
        <w:tc>
          <w:tcPr>
            <w:tcW w:w="1235" w:type="pct"/>
            <w:noWrap/>
            <w:hideMark/>
          </w:tcPr>
          <w:p w14:paraId="4BAA754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0921F463" w14:textId="77777777" w:rsidTr="006A19A4">
        <w:trPr>
          <w:trHeight w:val="300"/>
        </w:trPr>
        <w:tc>
          <w:tcPr>
            <w:tcW w:w="718" w:type="pct"/>
            <w:noWrap/>
            <w:hideMark/>
          </w:tcPr>
          <w:p w14:paraId="701E010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California</w:t>
            </w:r>
          </w:p>
        </w:tc>
        <w:tc>
          <w:tcPr>
            <w:tcW w:w="1164" w:type="pct"/>
            <w:noWrap/>
            <w:hideMark/>
          </w:tcPr>
          <w:p w14:paraId="4A19B86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7/14/2022</w:t>
            </w:r>
          </w:p>
        </w:tc>
        <w:tc>
          <w:tcPr>
            <w:tcW w:w="1883" w:type="pct"/>
            <w:noWrap/>
            <w:hideMark/>
          </w:tcPr>
          <w:p w14:paraId="57C3A82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Oslo, Norway</w:t>
            </w:r>
          </w:p>
        </w:tc>
        <w:tc>
          <w:tcPr>
            <w:tcW w:w="1235" w:type="pct"/>
            <w:noWrap/>
            <w:hideMark/>
          </w:tcPr>
          <w:p w14:paraId="081783A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619D1C20" w14:textId="77777777" w:rsidTr="006A19A4">
        <w:trPr>
          <w:trHeight w:val="300"/>
        </w:trPr>
        <w:tc>
          <w:tcPr>
            <w:tcW w:w="718" w:type="pct"/>
            <w:noWrap/>
            <w:hideMark/>
          </w:tcPr>
          <w:p w14:paraId="76A92A3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California</w:t>
            </w:r>
          </w:p>
        </w:tc>
        <w:tc>
          <w:tcPr>
            <w:tcW w:w="1164" w:type="pct"/>
            <w:noWrap/>
            <w:hideMark/>
          </w:tcPr>
          <w:p w14:paraId="52C57F4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7/14/2022</w:t>
            </w:r>
          </w:p>
        </w:tc>
        <w:tc>
          <w:tcPr>
            <w:tcW w:w="1883" w:type="pct"/>
            <w:noWrap/>
            <w:hideMark/>
          </w:tcPr>
          <w:p w14:paraId="7DB0DE5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Prince Edward Island, Canada</w:t>
            </w:r>
          </w:p>
        </w:tc>
        <w:tc>
          <w:tcPr>
            <w:tcW w:w="1235" w:type="pct"/>
            <w:noWrap/>
            <w:hideMark/>
          </w:tcPr>
          <w:p w14:paraId="054FCDF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19407726" w14:textId="77777777" w:rsidTr="006A19A4">
        <w:trPr>
          <w:trHeight w:val="300"/>
        </w:trPr>
        <w:tc>
          <w:tcPr>
            <w:tcW w:w="718" w:type="pct"/>
            <w:noWrap/>
            <w:hideMark/>
          </w:tcPr>
          <w:p w14:paraId="634CD59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California</w:t>
            </w:r>
          </w:p>
        </w:tc>
        <w:tc>
          <w:tcPr>
            <w:tcW w:w="1164" w:type="pct"/>
            <w:noWrap/>
            <w:hideMark/>
          </w:tcPr>
          <w:p w14:paraId="15AAACC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7/14/2022</w:t>
            </w:r>
          </w:p>
        </w:tc>
        <w:tc>
          <w:tcPr>
            <w:tcW w:w="1883" w:type="pct"/>
            <w:noWrap/>
            <w:hideMark/>
          </w:tcPr>
          <w:p w14:paraId="4FB39E4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Québec, Canada</w:t>
            </w:r>
          </w:p>
        </w:tc>
        <w:tc>
          <w:tcPr>
            <w:tcW w:w="1235" w:type="pct"/>
            <w:noWrap/>
            <w:hideMark/>
          </w:tcPr>
          <w:p w14:paraId="38CC861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30</w:t>
            </w:r>
          </w:p>
        </w:tc>
      </w:tr>
      <w:tr w:rsidR="006A19A4" w:rsidRPr="006A19A4" w14:paraId="139531EF" w14:textId="77777777" w:rsidTr="006A19A4">
        <w:trPr>
          <w:trHeight w:val="300"/>
        </w:trPr>
        <w:tc>
          <w:tcPr>
            <w:tcW w:w="718" w:type="pct"/>
            <w:noWrap/>
            <w:hideMark/>
          </w:tcPr>
          <w:p w14:paraId="5927A40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California</w:t>
            </w:r>
          </w:p>
        </w:tc>
        <w:tc>
          <w:tcPr>
            <w:tcW w:w="1164" w:type="pct"/>
            <w:noWrap/>
            <w:hideMark/>
          </w:tcPr>
          <w:p w14:paraId="60CC755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7/14/2022</w:t>
            </w:r>
          </w:p>
        </w:tc>
        <w:tc>
          <w:tcPr>
            <w:tcW w:w="1883" w:type="pct"/>
            <w:noWrap/>
            <w:hideMark/>
          </w:tcPr>
          <w:p w14:paraId="1EBF3BF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Rhode Island, United States of America</w:t>
            </w:r>
          </w:p>
        </w:tc>
        <w:tc>
          <w:tcPr>
            <w:tcW w:w="1235" w:type="pct"/>
            <w:noWrap/>
            <w:hideMark/>
          </w:tcPr>
          <w:p w14:paraId="296B472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5FA8479A" w14:textId="77777777" w:rsidTr="006A19A4">
        <w:trPr>
          <w:trHeight w:val="300"/>
        </w:trPr>
        <w:tc>
          <w:tcPr>
            <w:tcW w:w="718" w:type="pct"/>
            <w:noWrap/>
            <w:hideMark/>
          </w:tcPr>
          <w:p w14:paraId="5DA948F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California</w:t>
            </w:r>
          </w:p>
        </w:tc>
        <w:tc>
          <w:tcPr>
            <w:tcW w:w="1164" w:type="pct"/>
            <w:noWrap/>
            <w:hideMark/>
          </w:tcPr>
          <w:p w14:paraId="4261B70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7/14/2022</w:t>
            </w:r>
          </w:p>
        </w:tc>
        <w:tc>
          <w:tcPr>
            <w:tcW w:w="1883" w:type="pct"/>
            <w:noWrap/>
            <w:hideMark/>
          </w:tcPr>
          <w:p w14:paraId="39B6517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Rogaland, Norway</w:t>
            </w:r>
          </w:p>
        </w:tc>
        <w:tc>
          <w:tcPr>
            <w:tcW w:w="1235" w:type="pct"/>
            <w:noWrap/>
            <w:hideMark/>
          </w:tcPr>
          <w:p w14:paraId="2260339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02D21682" w14:textId="77777777" w:rsidTr="006A19A4">
        <w:trPr>
          <w:trHeight w:val="300"/>
        </w:trPr>
        <w:tc>
          <w:tcPr>
            <w:tcW w:w="718" w:type="pct"/>
            <w:noWrap/>
            <w:hideMark/>
          </w:tcPr>
          <w:p w14:paraId="55CFC2A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California</w:t>
            </w:r>
          </w:p>
        </w:tc>
        <w:tc>
          <w:tcPr>
            <w:tcW w:w="1164" w:type="pct"/>
            <w:noWrap/>
            <w:hideMark/>
          </w:tcPr>
          <w:p w14:paraId="1E6C379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7/14/2022</w:t>
            </w:r>
          </w:p>
        </w:tc>
        <w:tc>
          <w:tcPr>
            <w:tcW w:w="1883" w:type="pct"/>
            <w:noWrap/>
            <w:hideMark/>
          </w:tcPr>
          <w:p w14:paraId="389EA14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Saskatchewan, Canada</w:t>
            </w:r>
          </w:p>
        </w:tc>
        <w:tc>
          <w:tcPr>
            <w:tcW w:w="1235" w:type="pct"/>
            <w:noWrap/>
            <w:hideMark/>
          </w:tcPr>
          <w:p w14:paraId="389D3A4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13</w:t>
            </w:r>
          </w:p>
        </w:tc>
      </w:tr>
      <w:tr w:rsidR="006A19A4" w:rsidRPr="006A19A4" w14:paraId="6E6F31E0" w14:textId="77777777" w:rsidTr="006A19A4">
        <w:trPr>
          <w:trHeight w:val="300"/>
        </w:trPr>
        <w:tc>
          <w:tcPr>
            <w:tcW w:w="718" w:type="pct"/>
            <w:noWrap/>
            <w:hideMark/>
          </w:tcPr>
          <w:p w14:paraId="50B622B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California</w:t>
            </w:r>
          </w:p>
        </w:tc>
        <w:tc>
          <w:tcPr>
            <w:tcW w:w="1164" w:type="pct"/>
            <w:noWrap/>
            <w:hideMark/>
          </w:tcPr>
          <w:p w14:paraId="765F784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7/14/2022</w:t>
            </w:r>
          </w:p>
        </w:tc>
        <w:tc>
          <w:tcPr>
            <w:tcW w:w="1883" w:type="pct"/>
            <w:noWrap/>
            <w:hideMark/>
          </w:tcPr>
          <w:p w14:paraId="47959DB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Scotland, United Kingdom</w:t>
            </w:r>
          </w:p>
        </w:tc>
        <w:tc>
          <w:tcPr>
            <w:tcW w:w="1235" w:type="pct"/>
            <w:noWrap/>
            <w:hideMark/>
          </w:tcPr>
          <w:p w14:paraId="51D1888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29</w:t>
            </w:r>
          </w:p>
        </w:tc>
      </w:tr>
      <w:tr w:rsidR="006A19A4" w:rsidRPr="006A19A4" w14:paraId="29553D17" w14:textId="77777777" w:rsidTr="006A19A4">
        <w:trPr>
          <w:trHeight w:val="300"/>
        </w:trPr>
        <w:tc>
          <w:tcPr>
            <w:tcW w:w="718" w:type="pct"/>
            <w:noWrap/>
            <w:hideMark/>
          </w:tcPr>
          <w:p w14:paraId="3AD95D3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California</w:t>
            </w:r>
          </w:p>
        </w:tc>
        <w:tc>
          <w:tcPr>
            <w:tcW w:w="1164" w:type="pct"/>
            <w:noWrap/>
            <w:hideMark/>
          </w:tcPr>
          <w:p w14:paraId="3FDA67D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7/14/2022</w:t>
            </w:r>
          </w:p>
        </w:tc>
        <w:tc>
          <w:tcPr>
            <w:tcW w:w="1883" w:type="pct"/>
            <w:noWrap/>
            <w:hideMark/>
          </w:tcPr>
          <w:p w14:paraId="38CE80E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Svalbard and Jan Mayen, Norway</w:t>
            </w:r>
          </w:p>
        </w:tc>
        <w:tc>
          <w:tcPr>
            <w:tcW w:w="1235" w:type="pct"/>
            <w:noWrap/>
            <w:hideMark/>
          </w:tcPr>
          <w:p w14:paraId="65347AB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00ADE856" w14:textId="77777777" w:rsidTr="006A19A4">
        <w:trPr>
          <w:trHeight w:val="300"/>
        </w:trPr>
        <w:tc>
          <w:tcPr>
            <w:tcW w:w="718" w:type="pct"/>
            <w:noWrap/>
            <w:hideMark/>
          </w:tcPr>
          <w:p w14:paraId="4615571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California</w:t>
            </w:r>
          </w:p>
        </w:tc>
        <w:tc>
          <w:tcPr>
            <w:tcW w:w="1164" w:type="pct"/>
            <w:noWrap/>
            <w:hideMark/>
          </w:tcPr>
          <w:p w14:paraId="3BBA44D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7/14/2022</w:t>
            </w:r>
          </w:p>
        </w:tc>
        <w:tc>
          <w:tcPr>
            <w:tcW w:w="1883" w:type="pct"/>
            <w:noWrap/>
            <w:hideMark/>
          </w:tcPr>
          <w:p w14:paraId="73EF331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 xml:space="preserve">Troms Og </w:t>
            </w:r>
            <w:proofErr w:type="spellStart"/>
            <w:r w:rsidRPr="006A19A4">
              <w:rPr>
                <w:rFonts w:ascii="Aptos Narrow" w:eastAsia="Times New Roman" w:hAnsi="Aptos Narrow" w:cs="Times New Roman"/>
                <w:color w:val="000000"/>
                <w:lang w:bidi="he-IL"/>
              </w:rPr>
              <w:t>Finnmark</w:t>
            </w:r>
            <w:proofErr w:type="spellEnd"/>
            <w:r w:rsidRPr="006A19A4">
              <w:rPr>
                <w:rFonts w:ascii="Aptos Narrow" w:eastAsia="Times New Roman" w:hAnsi="Aptos Narrow" w:cs="Times New Roman"/>
                <w:color w:val="000000"/>
                <w:lang w:bidi="he-IL"/>
              </w:rPr>
              <w:t>, Norway</w:t>
            </w:r>
          </w:p>
        </w:tc>
        <w:tc>
          <w:tcPr>
            <w:tcW w:w="1235" w:type="pct"/>
            <w:noWrap/>
            <w:hideMark/>
          </w:tcPr>
          <w:p w14:paraId="3A87A41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15B0BB39" w14:textId="77777777" w:rsidTr="006A19A4">
        <w:trPr>
          <w:trHeight w:val="300"/>
        </w:trPr>
        <w:tc>
          <w:tcPr>
            <w:tcW w:w="718" w:type="pct"/>
            <w:noWrap/>
            <w:hideMark/>
          </w:tcPr>
          <w:p w14:paraId="2AB6DBA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California</w:t>
            </w:r>
          </w:p>
        </w:tc>
        <w:tc>
          <w:tcPr>
            <w:tcW w:w="1164" w:type="pct"/>
            <w:noWrap/>
            <w:hideMark/>
          </w:tcPr>
          <w:p w14:paraId="44152FD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7/14/2022</w:t>
            </w:r>
          </w:p>
        </w:tc>
        <w:tc>
          <w:tcPr>
            <w:tcW w:w="1883" w:type="pct"/>
            <w:noWrap/>
            <w:hideMark/>
          </w:tcPr>
          <w:p w14:paraId="7BD85953" w14:textId="77777777" w:rsidR="006A19A4" w:rsidRPr="006A19A4" w:rsidRDefault="006A19A4" w:rsidP="006A19A4">
            <w:pPr>
              <w:rPr>
                <w:rFonts w:ascii="Aptos Narrow" w:eastAsia="Times New Roman" w:hAnsi="Aptos Narrow" w:cs="Times New Roman"/>
                <w:color w:val="000000"/>
                <w:lang w:bidi="he-IL"/>
              </w:rPr>
            </w:pPr>
            <w:proofErr w:type="spellStart"/>
            <w:r w:rsidRPr="006A19A4">
              <w:rPr>
                <w:rFonts w:ascii="Aptos Narrow" w:eastAsia="Times New Roman" w:hAnsi="Aptos Narrow" w:cs="Times New Roman"/>
                <w:color w:val="000000"/>
                <w:lang w:bidi="he-IL"/>
              </w:rPr>
              <w:t>Trøndelag</w:t>
            </w:r>
            <w:proofErr w:type="spellEnd"/>
            <w:r w:rsidRPr="006A19A4">
              <w:rPr>
                <w:rFonts w:ascii="Aptos Narrow" w:eastAsia="Times New Roman" w:hAnsi="Aptos Narrow" w:cs="Times New Roman"/>
                <w:color w:val="000000"/>
                <w:lang w:bidi="he-IL"/>
              </w:rPr>
              <w:t>, Norway</w:t>
            </w:r>
          </w:p>
        </w:tc>
        <w:tc>
          <w:tcPr>
            <w:tcW w:w="1235" w:type="pct"/>
            <w:noWrap/>
            <w:hideMark/>
          </w:tcPr>
          <w:p w14:paraId="35E7B8F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0882EA77" w14:textId="77777777" w:rsidTr="006A19A4">
        <w:trPr>
          <w:trHeight w:val="300"/>
        </w:trPr>
        <w:tc>
          <w:tcPr>
            <w:tcW w:w="718" w:type="pct"/>
            <w:noWrap/>
            <w:hideMark/>
          </w:tcPr>
          <w:p w14:paraId="380B301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California</w:t>
            </w:r>
          </w:p>
        </w:tc>
        <w:tc>
          <w:tcPr>
            <w:tcW w:w="1164" w:type="pct"/>
            <w:noWrap/>
            <w:hideMark/>
          </w:tcPr>
          <w:p w14:paraId="204150B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7/14/2022</w:t>
            </w:r>
          </w:p>
        </w:tc>
        <w:tc>
          <w:tcPr>
            <w:tcW w:w="1883" w:type="pct"/>
            <w:noWrap/>
            <w:hideMark/>
          </w:tcPr>
          <w:p w14:paraId="04C1DB8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United Kingdom Exclusive Economic Zone, United Kingdom</w:t>
            </w:r>
          </w:p>
        </w:tc>
        <w:tc>
          <w:tcPr>
            <w:tcW w:w="1235" w:type="pct"/>
            <w:noWrap/>
            <w:hideMark/>
          </w:tcPr>
          <w:p w14:paraId="1C0F0D6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70287350" w14:textId="77777777" w:rsidTr="006A19A4">
        <w:trPr>
          <w:trHeight w:val="300"/>
        </w:trPr>
        <w:tc>
          <w:tcPr>
            <w:tcW w:w="718" w:type="pct"/>
            <w:noWrap/>
            <w:hideMark/>
          </w:tcPr>
          <w:p w14:paraId="21697ED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California</w:t>
            </w:r>
          </w:p>
        </w:tc>
        <w:tc>
          <w:tcPr>
            <w:tcW w:w="1164" w:type="pct"/>
            <w:noWrap/>
            <w:hideMark/>
          </w:tcPr>
          <w:p w14:paraId="6734E7D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7/14/2022</w:t>
            </w:r>
          </w:p>
        </w:tc>
        <w:tc>
          <w:tcPr>
            <w:tcW w:w="1883" w:type="pct"/>
            <w:noWrap/>
            <w:hideMark/>
          </w:tcPr>
          <w:p w14:paraId="73AFBB4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 United States of America</w:t>
            </w:r>
          </w:p>
        </w:tc>
        <w:tc>
          <w:tcPr>
            <w:tcW w:w="1235" w:type="pct"/>
            <w:noWrap/>
            <w:hideMark/>
          </w:tcPr>
          <w:p w14:paraId="37AFD91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69467A28" w14:textId="77777777" w:rsidTr="006A19A4">
        <w:trPr>
          <w:trHeight w:val="300"/>
        </w:trPr>
        <w:tc>
          <w:tcPr>
            <w:tcW w:w="718" w:type="pct"/>
            <w:noWrap/>
            <w:hideMark/>
          </w:tcPr>
          <w:p w14:paraId="5ADCBF1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California</w:t>
            </w:r>
          </w:p>
        </w:tc>
        <w:tc>
          <w:tcPr>
            <w:tcW w:w="1164" w:type="pct"/>
            <w:noWrap/>
            <w:hideMark/>
          </w:tcPr>
          <w:p w14:paraId="619BDF7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7/14/2022</w:t>
            </w:r>
          </w:p>
        </w:tc>
        <w:tc>
          <w:tcPr>
            <w:tcW w:w="1883" w:type="pct"/>
            <w:noWrap/>
            <w:hideMark/>
          </w:tcPr>
          <w:p w14:paraId="33D80F8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Vestland, Norway</w:t>
            </w:r>
          </w:p>
        </w:tc>
        <w:tc>
          <w:tcPr>
            <w:tcW w:w="1235" w:type="pct"/>
            <w:noWrap/>
            <w:hideMark/>
          </w:tcPr>
          <w:p w14:paraId="02D966B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615E66EB" w14:textId="77777777" w:rsidTr="006A19A4">
        <w:trPr>
          <w:trHeight w:val="300"/>
        </w:trPr>
        <w:tc>
          <w:tcPr>
            <w:tcW w:w="718" w:type="pct"/>
            <w:noWrap/>
            <w:hideMark/>
          </w:tcPr>
          <w:p w14:paraId="4FC93E2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California</w:t>
            </w:r>
          </w:p>
        </w:tc>
        <w:tc>
          <w:tcPr>
            <w:tcW w:w="1164" w:type="pct"/>
            <w:noWrap/>
            <w:hideMark/>
          </w:tcPr>
          <w:p w14:paraId="7662450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7/14/2022</w:t>
            </w:r>
          </w:p>
        </w:tc>
        <w:tc>
          <w:tcPr>
            <w:tcW w:w="1883" w:type="pct"/>
            <w:noWrap/>
            <w:hideMark/>
          </w:tcPr>
          <w:p w14:paraId="32FF9FE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Viken, Norway</w:t>
            </w:r>
          </w:p>
        </w:tc>
        <w:tc>
          <w:tcPr>
            <w:tcW w:w="1235" w:type="pct"/>
            <w:noWrap/>
            <w:hideMark/>
          </w:tcPr>
          <w:p w14:paraId="13A5F96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06E7DE82" w14:textId="77777777" w:rsidTr="006A19A4">
        <w:trPr>
          <w:trHeight w:val="300"/>
        </w:trPr>
        <w:tc>
          <w:tcPr>
            <w:tcW w:w="718" w:type="pct"/>
            <w:noWrap/>
            <w:hideMark/>
          </w:tcPr>
          <w:p w14:paraId="7D9F388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California</w:t>
            </w:r>
          </w:p>
        </w:tc>
        <w:tc>
          <w:tcPr>
            <w:tcW w:w="1164" w:type="pct"/>
            <w:noWrap/>
            <w:hideMark/>
          </w:tcPr>
          <w:p w14:paraId="6048C09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7/14/2022</w:t>
            </w:r>
          </w:p>
        </w:tc>
        <w:tc>
          <w:tcPr>
            <w:tcW w:w="1883" w:type="pct"/>
            <w:noWrap/>
            <w:hideMark/>
          </w:tcPr>
          <w:p w14:paraId="6210BB5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Wales, United Kingdom</w:t>
            </w:r>
          </w:p>
        </w:tc>
        <w:tc>
          <w:tcPr>
            <w:tcW w:w="1235" w:type="pct"/>
            <w:noWrap/>
            <w:hideMark/>
          </w:tcPr>
          <w:p w14:paraId="36EEEC3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1D645A7A" w14:textId="77777777" w:rsidTr="006A19A4">
        <w:trPr>
          <w:trHeight w:val="300"/>
        </w:trPr>
        <w:tc>
          <w:tcPr>
            <w:tcW w:w="718" w:type="pct"/>
            <w:noWrap/>
            <w:hideMark/>
          </w:tcPr>
          <w:p w14:paraId="084FD86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California</w:t>
            </w:r>
          </w:p>
        </w:tc>
        <w:tc>
          <w:tcPr>
            <w:tcW w:w="1164" w:type="pct"/>
            <w:noWrap/>
            <w:hideMark/>
          </w:tcPr>
          <w:p w14:paraId="7A2CA8B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7/14/2022</w:t>
            </w:r>
          </w:p>
        </w:tc>
        <w:tc>
          <w:tcPr>
            <w:tcW w:w="1883" w:type="pct"/>
            <w:noWrap/>
            <w:hideMark/>
          </w:tcPr>
          <w:p w14:paraId="1E51B6D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 United States of America</w:t>
            </w:r>
          </w:p>
        </w:tc>
        <w:tc>
          <w:tcPr>
            <w:tcW w:w="1235" w:type="pct"/>
            <w:noWrap/>
            <w:hideMark/>
          </w:tcPr>
          <w:p w14:paraId="3FE05D3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w:t>
            </w:r>
          </w:p>
        </w:tc>
      </w:tr>
      <w:tr w:rsidR="006A19A4" w:rsidRPr="006A19A4" w14:paraId="355BB42C" w14:textId="77777777" w:rsidTr="006A19A4">
        <w:trPr>
          <w:trHeight w:val="300"/>
        </w:trPr>
        <w:tc>
          <w:tcPr>
            <w:tcW w:w="718" w:type="pct"/>
            <w:noWrap/>
            <w:hideMark/>
          </w:tcPr>
          <w:p w14:paraId="2DEFB1D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Mississippi</w:t>
            </w:r>
          </w:p>
        </w:tc>
        <w:tc>
          <w:tcPr>
            <w:tcW w:w="1164" w:type="pct"/>
            <w:noWrap/>
            <w:hideMark/>
          </w:tcPr>
          <w:p w14:paraId="5F8675C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9/10/2022</w:t>
            </w:r>
          </w:p>
        </w:tc>
        <w:tc>
          <w:tcPr>
            <w:tcW w:w="1883" w:type="pct"/>
            <w:noWrap/>
            <w:hideMark/>
          </w:tcPr>
          <w:p w14:paraId="4461F42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Alberta, Canada</w:t>
            </w:r>
          </w:p>
        </w:tc>
        <w:tc>
          <w:tcPr>
            <w:tcW w:w="1235" w:type="pct"/>
            <w:noWrap/>
            <w:hideMark/>
          </w:tcPr>
          <w:p w14:paraId="7CDFEB8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3F194A7A" w14:textId="77777777" w:rsidTr="006A19A4">
        <w:trPr>
          <w:trHeight w:val="300"/>
        </w:trPr>
        <w:tc>
          <w:tcPr>
            <w:tcW w:w="718" w:type="pct"/>
            <w:noWrap/>
            <w:hideMark/>
          </w:tcPr>
          <w:p w14:paraId="1A1BC7E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Mississippi</w:t>
            </w:r>
          </w:p>
        </w:tc>
        <w:tc>
          <w:tcPr>
            <w:tcW w:w="1164" w:type="pct"/>
            <w:noWrap/>
            <w:hideMark/>
          </w:tcPr>
          <w:p w14:paraId="36D0296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9/10/2022</w:t>
            </w:r>
          </w:p>
        </w:tc>
        <w:tc>
          <w:tcPr>
            <w:tcW w:w="1883" w:type="pct"/>
            <w:noWrap/>
            <w:hideMark/>
          </w:tcPr>
          <w:p w14:paraId="6AD046E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Beja, Portugal</w:t>
            </w:r>
          </w:p>
        </w:tc>
        <w:tc>
          <w:tcPr>
            <w:tcW w:w="1235" w:type="pct"/>
            <w:noWrap/>
            <w:hideMark/>
          </w:tcPr>
          <w:p w14:paraId="533BFB0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0116087B" w14:textId="77777777" w:rsidTr="006A19A4">
        <w:trPr>
          <w:trHeight w:val="300"/>
        </w:trPr>
        <w:tc>
          <w:tcPr>
            <w:tcW w:w="718" w:type="pct"/>
            <w:noWrap/>
            <w:hideMark/>
          </w:tcPr>
          <w:p w14:paraId="484B007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Mississippi</w:t>
            </w:r>
          </w:p>
        </w:tc>
        <w:tc>
          <w:tcPr>
            <w:tcW w:w="1164" w:type="pct"/>
            <w:noWrap/>
            <w:hideMark/>
          </w:tcPr>
          <w:p w14:paraId="005E90E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9/10/2022</w:t>
            </w:r>
          </w:p>
        </w:tc>
        <w:tc>
          <w:tcPr>
            <w:tcW w:w="1883" w:type="pct"/>
            <w:noWrap/>
            <w:hideMark/>
          </w:tcPr>
          <w:p w14:paraId="46E9D16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British Columbia, Canada</w:t>
            </w:r>
          </w:p>
        </w:tc>
        <w:tc>
          <w:tcPr>
            <w:tcW w:w="1235" w:type="pct"/>
            <w:noWrap/>
            <w:hideMark/>
          </w:tcPr>
          <w:p w14:paraId="1313FE7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4A7008B5" w14:textId="77777777" w:rsidTr="006A19A4">
        <w:trPr>
          <w:trHeight w:val="300"/>
        </w:trPr>
        <w:tc>
          <w:tcPr>
            <w:tcW w:w="718" w:type="pct"/>
            <w:noWrap/>
            <w:hideMark/>
          </w:tcPr>
          <w:p w14:paraId="455003B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Mississippi</w:t>
            </w:r>
          </w:p>
        </w:tc>
        <w:tc>
          <w:tcPr>
            <w:tcW w:w="1164" w:type="pct"/>
            <w:noWrap/>
            <w:hideMark/>
          </w:tcPr>
          <w:p w14:paraId="29AB63B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9/10/2022</w:t>
            </w:r>
          </w:p>
        </w:tc>
        <w:tc>
          <w:tcPr>
            <w:tcW w:w="1883" w:type="pct"/>
            <w:noWrap/>
            <w:hideMark/>
          </w:tcPr>
          <w:p w14:paraId="2F1C44E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California, United States of America</w:t>
            </w:r>
          </w:p>
        </w:tc>
        <w:tc>
          <w:tcPr>
            <w:tcW w:w="1235" w:type="pct"/>
            <w:noWrap/>
            <w:hideMark/>
          </w:tcPr>
          <w:p w14:paraId="6A8D512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18</w:t>
            </w:r>
          </w:p>
        </w:tc>
      </w:tr>
      <w:tr w:rsidR="006A19A4" w:rsidRPr="006A19A4" w14:paraId="0C464B33" w14:textId="77777777" w:rsidTr="006A19A4">
        <w:trPr>
          <w:trHeight w:val="300"/>
        </w:trPr>
        <w:tc>
          <w:tcPr>
            <w:tcW w:w="718" w:type="pct"/>
            <w:noWrap/>
            <w:hideMark/>
          </w:tcPr>
          <w:p w14:paraId="470AEE0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Mississippi</w:t>
            </w:r>
          </w:p>
        </w:tc>
        <w:tc>
          <w:tcPr>
            <w:tcW w:w="1164" w:type="pct"/>
            <w:noWrap/>
            <w:hideMark/>
          </w:tcPr>
          <w:p w14:paraId="095A806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9/10/2022</w:t>
            </w:r>
          </w:p>
        </w:tc>
        <w:tc>
          <w:tcPr>
            <w:tcW w:w="1883" w:type="pct"/>
            <w:noWrap/>
            <w:hideMark/>
          </w:tcPr>
          <w:p w14:paraId="6FFD8F1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Évora, Portugal</w:t>
            </w:r>
          </w:p>
        </w:tc>
        <w:tc>
          <w:tcPr>
            <w:tcW w:w="1235" w:type="pct"/>
            <w:noWrap/>
            <w:hideMark/>
          </w:tcPr>
          <w:p w14:paraId="6D66653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446C63A6" w14:textId="77777777" w:rsidTr="006A19A4">
        <w:trPr>
          <w:trHeight w:val="300"/>
        </w:trPr>
        <w:tc>
          <w:tcPr>
            <w:tcW w:w="718" w:type="pct"/>
            <w:noWrap/>
            <w:hideMark/>
          </w:tcPr>
          <w:p w14:paraId="7FBF910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Mississippi</w:t>
            </w:r>
          </w:p>
        </w:tc>
        <w:tc>
          <w:tcPr>
            <w:tcW w:w="1164" w:type="pct"/>
            <w:noWrap/>
            <w:hideMark/>
          </w:tcPr>
          <w:p w14:paraId="732ADD6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9/10/2022</w:t>
            </w:r>
          </w:p>
        </w:tc>
        <w:tc>
          <w:tcPr>
            <w:tcW w:w="1883" w:type="pct"/>
            <w:noWrap/>
            <w:hideMark/>
          </w:tcPr>
          <w:p w14:paraId="4E7BC28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Florida, United States of America</w:t>
            </w:r>
          </w:p>
        </w:tc>
        <w:tc>
          <w:tcPr>
            <w:tcW w:w="1235" w:type="pct"/>
            <w:noWrap/>
            <w:hideMark/>
          </w:tcPr>
          <w:p w14:paraId="7CE3A63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30E48ADF" w14:textId="77777777" w:rsidTr="006A19A4">
        <w:trPr>
          <w:trHeight w:val="300"/>
        </w:trPr>
        <w:tc>
          <w:tcPr>
            <w:tcW w:w="718" w:type="pct"/>
            <w:noWrap/>
            <w:hideMark/>
          </w:tcPr>
          <w:p w14:paraId="0D379ED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Mississippi</w:t>
            </w:r>
          </w:p>
        </w:tc>
        <w:tc>
          <w:tcPr>
            <w:tcW w:w="1164" w:type="pct"/>
            <w:noWrap/>
            <w:hideMark/>
          </w:tcPr>
          <w:p w14:paraId="29D649A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9/10/2022</w:t>
            </w:r>
          </w:p>
        </w:tc>
        <w:tc>
          <w:tcPr>
            <w:tcW w:w="1883" w:type="pct"/>
            <w:noWrap/>
            <w:hideMark/>
          </w:tcPr>
          <w:p w14:paraId="1CD5069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Georgia, United States of America</w:t>
            </w:r>
          </w:p>
        </w:tc>
        <w:tc>
          <w:tcPr>
            <w:tcW w:w="1235" w:type="pct"/>
            <w:noWrap/>
            <w:hideMark/>
          </w:tcPr>
          <w:p w14:paraId="336B27D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3B55E7BE" w14:textId="77777777" w:rsidTr="006A19A4">
        <w:trPr>
          <w:trHeight w:val="300"/>
        </w:trPr>
        <w:tc>
          <w:tcPr>
            <w:tcW w:w="718" w:type="pct"/>
            <w:noWrap/>
            <w:hideMark/>
          </w:tcPr>
          <w:p w14:paraId="4AB05B1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Mississippi</w:t>
            </w:r>
          </w:p>
        </w:tc>
        <w:tc>
          <w:tcPr>
            <w:tcW w:w="1164" w:type="pct"/>
            <w:noWrap/>
            <w:hideMark/>
          </w:tcPr>
          <w:p w14:paraId="6AA33F2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9/10/2022</w:t>
            </w:r>
          </w:p>
        </w:tc>
        <w:tc>
          <w:tcPr>
            <w:tcW w:w="1883" w:type="pct"/>
            <w:noWrap/>
            <w:hideMark/>
          </w:tcPr>
          <w:p w14:paraId="13BB4F3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Indiana, United States of America</w:t>
            </w:r>
          </w:p>
        </w:tc>
        <w:tc>
          <w:tcPr>
            <w:tcW w:w="1235" w:type="pct"/>
            <w:noWrap/>
            <w:hideMark/>
          </w:tcPr>
          <w:p w14:paraId="13DA5E0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7E667659" w14:textId="77777777" w:rsidTr="006A19A4">
        <w:trPr>
          <w:trHeight w:val="300"/>
        </w:trPr>
        <w:tc>
          <w:tcPr>
            <w:tcW w:w="718" w:type="pct"/>
            <w:noWrap/>
            <w:hideMark/>
          </w:tcPr>
          <w:p w14:paraId="69A83C8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Mississippi</w:t>
            </w:r>
          </w:p>
        </w:tc>
        <w:tc>
          <w:tcPr>
            <w:tcW w:w="1164" w:type="pct"/>
            <w:noWrap/>
            <w:hideMark/>
          </w:tcPr>
          <w:p w14:paraId="76265B4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9/10/2022</w:t>
            </w:r>
          </w:p>
        </w:tc>
        <w:tc>
          <w:tcPr>
            <w:tcW w:w="1883" w:type="pct"/>
            <w:noWrap/>
            <w:hideMark/>
          </w:tcPr>
          <w:p w14:paraId="3888D65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Manitoba, Canada</w:t>
            </w:r>
          </w:p>
        </w:tc>
        <w:tc>
          <w:tcPr>
            <w:tcW w:w="1235" w:type="pct"/>
            <w:noWrap/>
            <w:hideMark/>
          </w:tcPr>
          <w:p w14:paraId="7494755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736D201F" w14:textId="77777777" w:rsidTr="006A19A4">
        <w:trPr>
          <w:trHeight w:val="300"/>
        </w:trPr>
        <w:tc>
          <w:tcPr>
            <w:tcW w:w="718" w:type="pct"/>
            <w:noWrap/>
            <w:hideMark/>
          </w:tcPr>
          <w:p w14:paraId="3BD73C5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Mississippi</w:t>
            </w:r>
          </w:p>
        </w:tc>
        <w:tc>
          <w:tcPr>
            <w:tcW w:w="1164" w:type="pct"/>
            <w:noWrap/>
            <w:hideMark/>
          </w:tcPr>
          <w:p w14:paraId="4B32301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9/10/2022</w:t>
            </w:r>
          </w:p>
        </w:tc>
        <w:tc>
          <w:tcPr>
            <w:tcW w:w="1883" w:type="pct"/>
            <w:noWrap/>
            <w:hideMark/>
          </w:tcPr>
          <w:p w14:paraId="5F6AD5F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 United States of America</w:t>
            </w:r>
          </w:p>
        </w:tc>
        <w:tc>
          <w:tcPr>
            <w:tcW w:w="1235" w:type="pct"/>
            <w:noWrap/>
            <w:hideMark/>
          </w:tcPr>
          <w:p w14:paraId="209E494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03FB9B05" w14:textId="77777777" w:rsidTr="006A19A4">
        <w:trPr>
          <w:trHeight w:val="300"/>
        </w:trPr>
        <w:tc>
          <w:tcPr>
            <w:tcW w:w="718" w:type="pct"/>
            <w:noWrap/>
            <w:hideMark/>
          </w:tcPr>
          <w:p w14:paraId="3C76397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Mississippi</w:t>
            </w:r>
          </w:p>
        </w:tc>
        <w:tc>
          <w:tcPr>
            <w:tcW w:w="1164" w:type="pct"/>
            <w:noWrap/>
            <w:hideMark/>
          </w:tcPr>
          <w:p w14:paraId="1E87CCA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9/10/2022</w:t>
            </w:r>
          </w:p>
        </w:tc>
        <w:tc>
          <w:tcPr>
            <w:tcW w:w="1883" w:type="pct"/>
            <w:noWrap/>
            <w:hideMark/>
          </w:tcPr>
          <w:p w14:paraId="5AC3A3A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Minnesota, United States of America</w:t>
            </w:r>
          </w:p>
        </w:tc>
        <w:tc>
          <w:tcPr>
            <w:tcW w:w="1235" w:type="pct"/>
            <w:noWrap/>
            <w:hideMark/>
          </w:tcPr>
          <w:p w14:paraId="1E6AD86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w:t>
            </w:r>
          </w:p>
        </w:tc>
      </w:tr>
      <w:tr w:rsidR="006A19A4" w:rsidRPr="006A19A4" w14:paraId="3079E163" w14:textId="77777777" w:rsidTr="006A19A4">
        <w:trPr>
          <w:trHeight w:val="300"/>
        </w:trPr>
        <w:tc>
          <w:tcPr>
            <w:tcW w:w="718" w:type="pct"/>
            <w:noWrap/>
            <w:hideMark/>
          </w:tcPr>
          <w:p w14:paraId="6676AE8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Mississippi</w:t>
            </w:r>
          </w:p>
        </w:tc>
        <w:tc>
          <w:tcPr>
            <w:tcW w:w="1164" w:type="pct"/>
            <w:noWrap/>
            <w:hideMark/>
          </w:tcPr>
          <w:p w14:paraId="7211AB0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9/10/2022</w:t>
            </w:r>
          </w:p>
        </w:tc>
        <w:tc>
          <w:tcPr>
            <w:tcW w:w="1883" w:type="pct"/>
            <w:noWrap/>
            <w:hideMark/>
          </w:tcPr>
          <w:p w14:paraId="2ADC45A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Dakota, United States of America</w:t>
            </w:r>
          </w:p>
        </w:tc>
        <w:tc>
          <w:tcPr>
            <w:tcW w:w="1235" w:type="pct"/>
            <w:noWrap/>
            <w:hideMark/>
          </w:tcPr>
          <w:p w14:paraId="5F67E99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7E5D7DCF" w14:textId="77777777" w:rsidTr="006A19A4">
        <w:trPr>
          <w:trHeight w:val="300"/>
        </w:trPr>
        <w:tc>
          <w:tcPr>
            <w:tcW w:w="718" w:type="pct"/>
            <w:noWrap/>
            <w:hideMark/>
          </w:tcPr>
          <w:p w14:paraId="4EC8530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Mississippi</w:t>
            </w:r>
          </w:p>
        </w:tc>
        <w:tc>
          <w:tcPr>
            <w:tcW w:w="1164" w:type="pct"/>
            <w:noWrap/>
            <w:hideMark/>
          </w:tcPr>
          <w:p w14:paraId="762618F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9/10/2022</w:t>
            </w:r>
          </w:p>
        </w:tc>
        <w:tc>
          <w:tcPr>
            <w:tcW w:w="1883" w:type="pct"/>
            <w:noWrap/>
            <w:hideMark/>
          </w:tcPr>
          <w:p w14:paraId="2E99C63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Ohio, United States of America</w:t>
            </w:r>
          </w:p>
        </w:tc>
        <w:tc>
          <w:tcPr>
            <w:tcW w:w="1235" w:type="pct"/>
            <w:noWrap/>
            <w:hideMark/>
          </w:tcPr>
          <w:p w14:paraId="5C5685F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1AF61215" w14:textId="77777777" w:rsidTr="006A19A4">
        <w:trPr>
          <w:trHeight w:val="300"/>
        </w:trPr>
        <w:tc>
          <w:tcPr>
            <w:tcW w:w="718" w:type="pct"/>
            <w:noWrap/>
            <w:hideMark/>
          </w:tcPr>
          <w:p w14:paraId="63B079C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Mississippi</w:t>
            </w:r>
          </w:p>
        </w:tc>
        <w:tc>
          <w:tcPr>
            <w:tcW w:w="1164" w:type="pct"/>
            <w:noWrap/>
            <w:hideMark/>
          </w:tcPr>
          <w:p w14:paraId="043D238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9/10/2022</w:t>
            </w:r>
          </w:p>
        </w:tc>
        <w:tc>
          <w:tcPr>
            <w:tcW w:w="1883" w:type="pct"/>
            <w:noWrap/>
            <w:hideMark/>
          </w:tcPr>
          <w:p w14:paraId="388805F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Oregon, United States of America</w:t>
            </w:r>
          </w:p>
        </w:tc>
        <w:tc>
          <w:tcPr>
            <w:tcW w:w="1235" w:type="pct"/>
            <w:noWrap/>
            <w:hideMark/>
          </w:tcPr>
          <w:p w14:paraId="555AE45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56E986CF" w14:textId="77777777" w:rsidTr="006A19A4">
        <w:trPr>
          <w:trHeight w:val="300"/>
        </w:trPr>
        <w:tc>
          <w:tcPr>
            <w:tcW w:w="718" w:type="pct"/>
            <w:noWrap/>
            <w:hideMark/>
          </w:tcPr>
          <w:p w14:paraId="6D205F8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Mississippi</w:t>
            </w:r>
          </w:p>
        </w:tc>
        <w:tc>
          <w:tcPr>
            <w:tcW w:w="1164" w:type="pct"/>
            <w:noWrap/>
            <w:hideMark/>
          </w:tcPr>
          <w:p w14:paraId="0DFCDAB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9/10/2022</w:t>
            </w:r>
          </w:p>
        </w:tc>
        <w:tc>
          <w:tcPr>
            <w:tcW w:w="1883" w:type="pct"/>
            <w:noWrap/>
            <w:hideMark/>
          </w:tcPr>
          <w:p w14:paraId="385E717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Pennsylvania, United States of America</w:t>
            </w:r>
          </w:p>
        </w:tc>
        <w:tc>
          <w:tcPr>
            <w:tcW w:w="1235" w:type="pct"/>
            <w:noWrap/>
            <w:hideMark/>
          </w:tcPr>
          <w:p w14:paraId="1A33F92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2818C3E3" w14:textId="77777777" w:rsidTr="006A19A4">
        <w:trPr>
          <w:trHeight w:val="300"/>
        </w:trPr>
        <w:tc>
          <w:tcPr>
            <w:tcW w:w="718" w:type="pct"/>
            <w:noWrap/>
            <w:hideMark/>
          </w:tcPr>
          <w:p w14:paraId="57E59DE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Mississippi</w:t>
            </w:r>
          </w:p>
        </w:tc>
        <w:tc>
          <w:tcPr>
            <w:tcW w:w="1164" w:type="pct"/>
            <w:noWrap/>
            <w:hideMark/>
          </w:tcPr>
          <w:p w14:paraId="1EE74D3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9/10/2022</w:t>
            </w:r>
          </w:p>
        </w:tc>
        <w:tc>
          <w:tcPr>
            <w:tcW w:w="1883" w:type="pct"/>
            <w:noWrap/>
            <w:hideMark/>
          </w:tcPr>
          <w:p w14:paraId="2A89BD2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Québec, Canada</w:t>
            </w:r>
          </w:p>
        </w:tc>
        <w:tc>
          <w:tcPr>
            <w:tcW w:w="1235" w:type="pct"/>
            <w:noWrap/>
            <w:hideMark/>
          </w:tcPr>
          <w:p w14:paraId="01294A6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7D2DBBC7" w14:textId="77777777" w:rsidTr="006A19A4">
        <w:trPr>
          <w:trHeight w:val="300"/>
        </w:trPr>
        <w:tc>
          <w:tcPr>
            <w:tcW w:w="718" w:type="pct"/>
            <w:noWrap/>
            <w:hideMark/>
          </w:tcPr>
          <w:p w14:paraId="591FAD3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Mississippi</w:t>
            </w:r>
          </w:p>
        </w:tc>
        <w:tc>
          <w:tcPr>
            <w:tcW w:w="1164" w:type="pct"/>
            <w:noWrap/>
            <w:hideMark/>
          </w:tcPr>
          <w:p w14:paraId="2F44DC7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9/10/2022</w:t>
            </w:r>
          </w:p>
        </w:tc>
        <w:tc>
          <w:tcPr>
            <w:tcW w:w="1883" w:type="pct"/>
            <w:noWrap/>
            <w:hideMark/>
          </w:tcPr>
          <w:p w14:paraId="7FCB0D0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Santarém, Portugal</w:t>
            </w:r>
          </w:p>
        </w:tc>
        <w:tc>
          <w:tcPr>
            <w:tcW w:w="1235" w:type="pct"/>
            <w:noWrap/>
            <w:hideMark/>
          </w:tcPr>
          <w:p w14:paraId="2BBFEE8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0D8ABF3D" w14:textId="77777777" w:rsidTr="006A19A4">
        <w:trPr>
          <w:trHeight w:val="300"/>
        </w:trPr>
        <w:tc>
          <w:tcPr>
            <w:tcW w:w="718" w:type="pct"/>
            <w:noWrap/>
            <w:hideMark/>
          </w:tcPr>
          <w:p w14:paraId="5E89B73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Mississippi</w:t>
            </w:r>
          </w:p>
        </w:tc>
        <w:tc>
          <w:tcPr>
            <w:tcW w:w="1164" w:type="pct"/>
            <w:noWrap/>
            <w:hideMark/>
          </w:tcPr>
          <w:p w14:paraId="644728A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9/10/2022</w:t>
            </w:r>
          </w:p>
        </w:tc>
        <w:tc>
          <w:tcPr>
            <w:tcW w:w="1883" w:type="pct"/>
            <w:noWrap/>
            <w:hideMark/>
          </w:tcPr>
          <w:p w14:paraId="18F0515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 United States of America</w:t>
            </w:r>
          </w:p>
        </w:tc>
        <w:tc>
          <w:tcPr>
            <w:tcW w:w="1235" w:type="pct"/>
            <w:noWrap/>
            <w:hideMark/>
          </w:tcPr>
          <w:p w14:paraId="566C231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59139627" w14:textId="77777777" w:rsidTr="006A19A4">
        <w:trPr>
          <w:trHeight w:val="300"/>
        </w:trPr>
        <w:tc>
          <w:tcPr>
            <w:tcW w:w="718" w:type="pct"/>
            <w:noWrap/>
            <w:hideMark/>
          </w:tcPr>
          <w:p w14:paraId="1ED73C2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lastRenderedPageBreak/>
              <w:t>Mississippi</w:t>
            </w:r>
          </w:p>
        </w:tc>
        <w:tc>
          <w:tcPr>
            <w:tcW w:w="1164" w:type="pct"/>
            <w:noWrap/>
            <w:hideMark/>
          </w:tcPr>
          <w:p w14:paraId="422ACE4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9/10/2022</w:t>
            </w:r>
          </w:p>
        </w:tc>
        <w:tc>
          <w:tcPr>
            <w:tcW w:w="1883" w:type="pct"/>
            <w:noWrap/>
            <w:hideMark/>
          </w:tcPr>
          <w:p w14:paraId="7F3933A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Virginia, United States of America</w:t>
            </w:r>
          </w:p>
        </w:tc>
        <w:tc>
          <w:tcPr>
            <w:tcW w:w="1235" w:type="pct"/>
            <w:noWrap/>
            <w:hideMark/>
          </w:tcPr>
          <w:p w14:paraId="507FFCD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1F73B7C7" w14:textId="77777777" w:rsidTr="006A19A4">
        <w:trPr>
          <w:trHeight w:val="300"/>
        </w:trPr>
        <w:tc>
          <w:tcPr>
            <w:tcW w:w="718" w:type="pct"/>
            <w:noWrap/>
            <w:hideMark/>
          </w:tcPr>
          <w:p w14:paraId="5F742C0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Mississippi</w:t>
            </w:r>
          </w:p>
        </w:tc>
        <w:tc>
          <w:tcPr>
            <w:tcW w:w="1164" w:type="pct"/>
            <w:noWrap/>
            <w:hideMark/>
          </w:tcPr>
          <w:p w14:paraId="06CA354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9/10/2022</w:t>
            </w:r>
          </w:p>
        </w:tc>
        <w:tc>
          <w:tcPr>
            <w:tcW w:w="1883" w:type="pct"/>
            <w:noWrap/>
            <w:hideMark/>
          </w:tcPr>
          <w:p w14:paraId="1669CC3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 United States of America</w:t>
            </w:r>
          </w:p>
        </w:tc>
        <w:tc>
          <w:tcPr>
            <w:tcW w:w="1235" w:type="pct"/>
            <w:noWrap/>
            <w:hideMark/>
          </w:tcPr>
          <w:p w14:paraId="73CD20E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6AB42F10" w14:textId="77777777" w:rsidTr="006A19A4">
        <w:trPr>
          <w:trHeight w:val="300"/>
        </w:trPr>
        <w:tc>
          <w:tcPr>
            <w:tcW w:w="718" w:type="pct"/>
            <w:noWrap/>
            <w:hideMark/>
          </w:tcPr>
          <w:p w14:paraId="355E04F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Mississippi</w:t>
            </w:r>
          </w:p>
        </w:tc>
        <w:tc>
          <w:tcPr>
            <w:tcW w:w="1164" w:type="pct"/>
            <w:noWrap/>
            <w:hideMark/>
          </w:tcPr>
          <w:p w14:paraId="72F14FF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9/10/2022</w:t>
            </w:r>
          </w:p>
        </w:tc>
        <w:tc>
          <w:tcPr>
            <w:tcW w:w="1883" w:type="pct"/>
            <w:noWrap/>
            <w:hideMark/>
          </w:tcPr>
          <w:p w14:paraId="2E96C26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Wisconsin, United States of America</w:t>
            </w:r>
          </w:p>
        </w:tc>
        <w:tc>
          <w:tcPr>
            <w:tcW w:w="1235" w:type="pct"/>
            <w:noWrap/>
            <w:hideMark/>
          </w:tcPr>
          <w:p w14:paraId="68ADB2E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59DA27A5" w14:textId="77777777" w:rsidTr="006A19A4">
        <w:trPr>
          <w:trHeight w:val="300"/>
        </w:trPr>
        <w:tc>
          <w:tcPr>
            <w:tcW w:w="718" w:type="pct"/>
            <w:noWrap/>
            <w:hideMark/>
          </w:tcPr>
          <w:p w14:paraId="1D7E640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Mexico</w:t>
            </w:r>
          </w:p>
        </w:tc>
        <w:tc>
          <w:tcPr>
            <w:tcW w:w="1164" w:type="pct"/>
            <w:noWrap/>
            <w:hideMark/>
          </w:tcPr>
          <w:p w14:paraId="14D0845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10/1/2022</w:t>
            </w:r>
          </w:p>
        </w:tc>
        <w:tc>
          <w:tcPr>
            <w:tcW w:w="1883" w:type="pct"/>
            <w:noWrap/>
            <w:hideMark/>
          </w:tcPr>
          <w:p w14:paraId="1E71B3A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 United States of America</w:t>
            </w:r>
          </w:p>
        </w:tc>
        <w:tc>
          <w:tcPr>
            <w:tcW w:w="1235" w:type="pct"/>
            <w:noWrap/>
            <w:hideMark/>
          </w:tcPr>
          <w:p w14:paraId="0B04FFE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4E7E2683" w14:textId="77777777" w:rsidTr="006A19A4">
        <w:trPr>
          <w:trHeight w:val="300"/>
        </w:trPr>
        <w:tc>
          <w:tcPr>
            <w:tcW w:w="718" w:type="pct"/>
            <w:noWrap/>
            <w:hideMark/>
          </w:tcPr>
          <w:p w14:paraId="212FBFE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Mexico</w:t>
            </w:r>
          </w:p>
        </w:tc>
        <w:tc>
          <w:tcPr>
            <w:tcW w:w="1164" w:type="pct"/>
            <w:noWrap/>
            <w:hideMark/>
          </w:tcPr>
          <w:p w14:paraId="3FE1EE6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10/1/2022</w:t>
            </w:r>
          </w:p>
        </w:tc>
        <w:tc>
          <w:tcPr>
            <w:tcW w:w="1883" w:type="pct"/>
            <w:noWrap/>
            <w:hideMark/>
          </w:tcPr>
          <w:p w14:paraId="5983344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Alberta, Canada</w:t>
            </w:r>
          </w:p>
        </w:tc>
        <w:tc>
          <w:tcPr>
            <w:tcW w:w="1235" w:type="pct"/>
            <w:noWrap/>
            <w:hideMark/>
          </w:tcPr>
          <w:p w14:paraId="1978E88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28</w:t>
            </w:r>
          </w:p>
        </w:tc>
      </w:tr>
      <w:tr w:rsidR="006A19A4" w:rsidRPr="006A19A4" w14:paraId="262E3777" w14:textId="77777777" w:rsidTr="006A19A4">
        <w:trPr>
          <w:trHeight w:val="300"/>
        </w:trPr>
        <w:tc>
          <w:tcPr>
            <w:tcW w:w="718" w:type="pct"/>
            <w:noWrap/>
            <w:hideMark/>
          </w:tcPr>
          <w:p w14:paraId="58985FC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Mexico</w:t>
            </w:r>
          </w:p>
        </w:tc>
        <w:tc>
          <w:tcPr>
            <w:tcW w:w="1164" w:type="pct"/>
            <w:noWrap/>
            <w:hideMark/>
          </w:tcPr>
          <w:p w14:paraId="689E6C1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10/1/2022</w:t>
            </w:r>
          </w:p>
        </w:tc>
        <w:tc>
          <w:tcPr>
            <w:tcW w:w="1883" w:type="pct"/>
            <w:noWrap/>
            <w:hideMark/>
          </w:tcPr>
          <w:p w14:paraId="20A5ADA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British Columbia, Canada</w:t>
            </w:r>
          </w:p>
        </w:tc>
        <w:tc>
          <w:tcPr>
            <w:tcW w:w="1235" w:type="pct"/>
            <w:noWrap/>
            <w:hideMark/>
          </w:tcPr>
          <w:p w14:paraId="0F03F72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5229850F" w14:textId="77777777" w:rsidTr="006A19A4">
        <w:trPr>
          <w:trHeight w:val="300"/>
        </w:trPr>
        <w:tc>
          <w:tcPr>
            <w:tcW w:w="718" w:type="pct"/>
            <w:noWrap/>
            <w:hideMark/>
          </w:tcPr>
          <w:p w14:paraId="561299F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Mexico</w:t>
            </w:r>
          </w:p>
        </w:tc>
        <w:tc>
          <w:tcPr>
            <w:tcW w:w="1164" w:type="pct"/>
            <w:noWrap/>
            <w:hideMark/>
          </w:tcPr>
          <w:p w14:paraId="22A9420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10/1/2022</w:t>
            </w:r>
          </w:p>
        </w:tc>
        <w:tc>
          <w:tcPr>
            <w:tcW w:w="1883" w:type="pct"/>
            <w:noWrap/>
            <w:hideMark/>
          </w:tcPr>
          <w:p w14:paraId="5256708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California, United States of America</w:t>
            </w:r>
          </w:p>
        </w:tc>
        <w:tc>
          <w:tcPr>
            <w:tcW w:w="1235" w:type="pct"/>
            <w:noWrap/>
            <w:hideMark/>
          </w:tcPr>
          <w:p w14:paraId="5927425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w:t>
            </w:r>
          </w:p>
        </w:tc>
      </w:tr>
      <w:tr w:rsidR="006A19A4" w:rsidRPr="006A19A4" w14:paraId="0AE35541" w14:textId="77777777" w:rsidTr="006A19A4">
        <w:trPr>
          <w:trHeight w:val="300"/>
        </w:trPr>
        <w:tc>
          <w:tcPr>
            <w:tcW w:w="718" w:type="pct"/>
            <w:noWrap/>
            <w:hideMark/>
          </w:tcPr>
          <w:p w14:paraId="1DE26EC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Mexico</w:t>
            </w:r>
          </w:p>
        </w:tc>
        <w:tc>
          <w:tcPr>
            <w:tcW w:w="1164" w:type="pct"/>
            <w:noWrap/>
            <w:hideMark/>
          </w:tcPr>
          <w:p w14:paraId="12C0E2C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10/1/2022</w:t>
            </w:r>
          </w:p>
        </w:tc>
        <w:tc>
          <w:tcPr>
            <w:tcW w:w="1883" w:type="pct"/>
            <w:noWrap/>
            <w:hideMark/>
          </w:tcPr>
          <w:p w14:paraId="0CC9746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Colorado, United States of America</w:t>
            </w:r>
          </w:p>
        </w:tc>
        <w:tc>
          <w:tcPr>
            <w:tcW w:w="1235" w:type="pct"/>
            <w:noWrap/>
            <w:hideMark/>
          </w:tcPr>
          <w:p w14:paraId="2783EB3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5EFA1755" w14:textId="77777777" w:rsidTr="006A19A4">
        <w:trPr>
          <w:trHeight w:val="300"/>
        </w:trPr>
        <w:tc>
          <w:tcPr>
            <w:tcW w:w="718" w:type="pct"/>
            <w:noWrap/>
            <w:hideMark/>
          </w:tcPr>
          <w:p w14:paraId="4E4A61E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Mexico</w:t>
            </w:r>
          </w:p>
        </w:tc>
        <w:tc>
          <w:tcPr>
            <w:tcW w:w="1164" w:type="pct"/>
            <w:noWrap/>
            <w:hideMark/>
          </w:tcPr>
          <w:p w14:paraId="169A92B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10/1/2022</w:t>
            </w:r>
          </w:p>
        </w:tc>
        <w:tc>
          <w:tcPr>
            <w:tcW w:w="1883" w:type="pct"/>
            <w:noWrap/>
            <w:hideMark/>
          </w:tcPr>
          <w:p w14:paraId="42FC42D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 United States of America</w:t>
            </w:r>
          </w:p>
        </w:tc>
        <w:tc>
          <w:tcPr>
            <w:tcW w:w="1235" w:type="pct"/>
            <w:noWrap/>
            <w:hideMark/>
          </w:tcPr>
          <w:p w14:paraId="629DE8D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4E8C9A38" w14:textId="77777777" w:rsidTr="006A19A4">
        <w:trPr>
          <w:trHeight w:val="300"/>
        </w:trPr>
        <w:tc>
          <w:tcPr>
            <w:tcW w:w="718" w:type="pct"/>
            <w:noWrap/>
            <w:hideMark/>
          </w:tcPr>
          <w:p w14:paraId="3B5DFD8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Mexico</w:t>
            </w:r>
          </w:p>
        </w:tc>
        <w:tc>
          <w:tcPr>
            <w:tcW w:w="1164" w:type="pct"/>
            <w:noWrap/>
            <w:hideMark/>
          </w:tcPr>
          <w:p w14:paraId="1FD51D1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10/1/2022</w:t>
            </w:r>
          </w:p>
        </w:tc>
        <w:tc>
          <w:tcPr>
            <w:tcW w:w="1883" w:type="pct"/>
            <w:noWrap/>
            <w:hideMark/>
          </w:tcPr>
          <w:p w14:paraId="4DC9891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Idaho, United States of America</w:t>
            </w:r>
          </w:p>
        </w:tc>
        <w:tc>
          <w:tcPr>
            <w:tcW w:w="1235" w:type="pct"/>
            <w:noWrap/>
            <w:hideMark/>
          </w:tcPr>
          <w:p w14:paraId="479C343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3C8826CD" w14:textId="77777777" w:rsidTr="006A19A4">
        <w:trPr>
          <w:trHeight w:val="300"/>
        </w:trPr>
        <w:tc>
          <w:tcPr>
            <w:tcW w:w="718" w:type="pct"/>
            <w:noWrap/>
            <w:hideMark/>
          </w:tcPr>
          <w:p w14:paraId="0305279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Mexico</w:t>
            </w:r>
          </w:p>
        </w:tc>
        <w:tc>
          <w:tcPr>
            <w:tcW w:w="1164" w:type="pct"/>
            <w:noWrap/>
            <w:hideMark/>
          </w:tcPr>
          <w:p w14:paraId="77CBBB9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10/1/2022</w:t>
            </w:r>
          </w:p>
        </w:tc>
        <w:tc>
          <w:tcPr>
            <w:tcW w:w="1883" w:type="pct"/>
            <w:noWrap/>
            <w:hideMark/>
          </w:tcPr>
          <w:p w14:paraId="5DE9835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Kanagawa, Japan</w:t>
            </w:r>
          </w:p>
        </w:tc>
        <w:tc>
          <w:tcPr>
            <w:tcW w:w="1235" w:type="pct"/>
            <w:noWrap/>
            <w:hideMark/>
          </w:tcPr>
          <w:p w14:paraId="6260F44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61C21886" w14:textId="77777777" w:rsidTr="006A19A4">
        <w:trPr>
          <w:trHeight w:val="300"/>
        </w:trPr>
        <w:tc>
          <w:tcPr>
            <w:tcW w:w="718" w:type="pct"/>
            <w:noWrap/>
            <w:hideMark/>
          </w:tcPr>
          <w:p w14:paraId="4E456C9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Mexico</w:t>
            </w:r>
          </w:p>
        </w:tc>
        <w:tc>
          <w:tcPr>
            <w:tcW w:w="1164" w:type="pct"/>
            <w:noWrap/>
            <w:hideMark/>
          </w:tcPr>
          <w:p w14:paraId="5864198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10/1/2022</w:t>
            </w:r>
          </w:p>
        </w:tc>
        <w:tc>
          <w:tcPr>
            <w:tcW w:w="1883" w:type="pct"/>
            <w:noWrap/>
            <w:hideMark/>
          </w:tcPr>
          <w:p w14:paraId="133411C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Kentucky, United States of America</w:t>
            </w:r>
          </w:p>
        </w:tc>
        <w:tc>
          <w:tcPr>
            <w:tcW w:w="1235" w:type="pct"/>
            <w:noWrap/>
            <w:hideMark/>
          </w:tcPr>
          <w:p w14:paraId="4F99FE6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2DB34399" w14:textId="77777777" w:rsidTr="006A19A4">
        <w:trPr>
          <w:trHeight w:val="300"/>
        </w:trPr>
        <w:tc>
          <w:tcPr>
            <w:tcW w:w="718" w:type="pct"/>
            <w:noWrap/>
            <w:hideMark/>
          </w:tcPr>
          <w:p w14:paraId="6E33BBB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Mexico</w:t>
            </w:r>
          </w:p>
        </w:tc>
        <w:tc>
          <w:tcPr>
            <w:tcW w:w="1164" w:type="pct"/>
            <w:noWrap/>
            <w:hideMark/>
          </w:tcPr>
          <w:p w14:paraId="51B5896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10/1/2022</w:t>
            </w:r>
          </w:p>
        </w:tc>
        <w:tc>
          <w:tcPr>
            <w:tcW w:w="1883" w:type="pct"/>
            <w:noWrap/>
            <w:hideMark/>
          </w:tcPr>
          <w:p w14:paraId="3C648B6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Manitoba, Canada</w:t>
            </w:r>
          </w:p>
        </w:tc>
        <w:tc>
          <w:tcPr>
            <w:tcW w:w="1235" w:type="pct"/>
            <w:noWrap/>
            <w:hideMark/>
          </w:tcPr>
          <w:p w14:paraId="7845ED7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w:t>
            </w:r>
          </w:p>
        </w:tc>
      </w:tr>
      <w:tr w:rsidR="006A19A4" w:rsidRPr="006A19A4" w14:paraId="465B0A52" w14:textId="77777777" w:rsidTr="006A19A4">
        <w:trPr>
          <w:trHeight w:val="300"/>
        </w:trPr>
        <w:tc>
          <w:tcPr>
            <w:tcW w:w="718" w:type="pct"/>
            <w:noWrap/>
            <w:hideMark/>
          </w:tcPr>
          <w:p w14:paraId="513510E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Mexico</w:t>
            </w:r>
          </w:p>
        </w:tc>
        <w:tc>
          <w:tcPr>
            <w:tcW w:w="1164" w:type="pct"/>
            <w:noWrap/>
            <w:hideMark/>
          </w:tcPr>
          <w:p w14:paraId="7BD77E2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10/1/2022</w:t>
            </w:r>
          </w:p>
        </w:tc>
        <w:tc>
          <w:tcPr>
            <w:tcW w:w="1883" w:type="pct"/>
            <w:noWrap/>
            <w:hideMark/>
          </w:tcPr>
          <w:p w14:paraId="1510B75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Maryland, United States of America</w:t>
            </w:r>
          </w:p>
        </w:tc>
        <w:tc>
          <w:tcPr>
            <w:tcW w:w="1235" w:type="pct"/>
            <w:noWrap/>
            <w:hideMark/>
          </w:tcPr>
          <w:p w14:paraId="3D56CF4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4F4B49FD" w14:textId="77777777" w:rsidTr="006A19A4">
        <w:trPr>
          <w:trHeight w:val="300"/>
        </w:trPr>
        <w:tc>
          <w:tcPr>
            <w:tcW w:w="718" w:type="pct"/>
            <w:noWrap/>
            <w:hideMark/>
          </w:tcPr>
          <w:p w14:paraId="2DA7CDB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Mexico</w:t>
            </w:r>
          </w:p>
        </w:tc>
        <w:tc>
          <w:tcPr>
            <w:tcW w:w="1164" w:type="pct"/>
            <w:noWrap/>
            <w:hideMark/>
          </w:tcPr>
          <w:p w14:paraId="198BF53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10/1/2022</w:t>
            </w:r>
          </w:p>
        </w:tc>
        <w:tc>
          <w:tcPr>
            <w:tcW w:w="1883" w:type="pct"/>
            <w:noWrap/>
            <w:hideMark/>
          </w:tcPr>
          <w:p w14:paraId="294A417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Massachusetts, United States of America</w:t>
            </w:r>
          </w:p>
        </w:tc>
        <w:tc>
          <w:tcPr>
            <w:tcW w:w="1235" w:type="pct"/>
            <w:noWrap/>
            <w:hideMark/>
          </w:tcPr>
          <w:p w14:paraId="20BEB5A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46C6AFA2" w14:textId="77777777" w:rsidTr="006A19A4">
        <w:trPr>
          <w:trHeight w:val="300"/>
        </w:trPr>
        <w:tc>
          <w:tcPr>
            <w:tcW w:w="718" w:type="pct"/>
            <w:noWrap/>
            <w:hideMark/>
          </w:tcPr>
          <w:p w14:paraId="166260F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Mexico</w:t>
            </w:r>
          </w:p>
        </w:tc>
        <w:tc>
          <w:tcPr>
            <w:tcW w:w="1164" w:type="pct"/>
            <w:noWrap/>
            <w:hideMark/>
          </w:tcPr>
          <w:p w14:paraId="572E35A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10/1/2022</w:t>
            </w:r>
          </w:p>
        </w:tc>
        <w:tc>
          <w:tcPr>
            <w:tcW w:w="1883" w:type="pct"/>
            <w:noWrap/>
            <w:hideMark/>
          </w:tcPr>
          <w:p w14:paraId="22CD064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 United States of America</w:t>
            </w:r>
          </w:p>
        </w:tc>
        <w:tc>
          <w:tcPr>
            <w:tcW w:w="1235" w:type="pct"/>
            <w:noWrap/>
            <w:hideMark/>
          </w:tcPr>
          <w:p w14:paraId="2E77D8D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25E0D7FC" w14:textId="77777777" w:rsidTr="006A19A4">
        <w:trPr>
          <w:trHeight w:val="300"/>
        </w:trPr>
        <w:tc>
          <w:tcPr>
            <w:tcW w:w="718" w:type="pct"/>
            <w:noWrap/>
            <w:hideMark/>
          </w:tcPr>
          <w:p w14:paraId="4F4CB98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Mexico</w:t>
            </w:r>
          </w:p>
        </w:tc>
        <w:tc>
          <w:tcPr>
            <w:tcW w:w="1164" w:type="pct"/>
            <w:noWrap/>
            <w:hideMark/>
          </w:tcPr>
          <w:p w14:paraId="4D7694E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10/1/2022</w:t>
            </w:r>
          </w:p>
        </w:tc>
        <w:tc>
          <w:tcPr>
            <w:tcW w:w="1883" w:type="pct"/>
            <w:noWrap/>
            <w:hideMark/>
          </w:tcPr>
          <w:p w14:paraId="593A935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Minnesota, United States of America</w:t>
            </w:r>
          </w:p>
        </w:tc>
        <w:tc>
          <w:tcPr>
            <w:tcW w:w="1235" w:type="pct"/>
            <w:noWrap/>
            <w:hideMark/>
          </w:tcPr>
          <w:p w14:paraId="373275E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23</w:t>
            </w:r>
          </w:p>
        </w:tc>
      </w:tr>
      <w:tr w:rsidR="006A19A4" w:rsidRPr="006A19A4" w14:paraId="4496772F" w14:textId="77777777" w:rsidTr="006A19A4">
        <w:trPr>
          <w:trHeight w:val="300"/>
        </w:trPr>
        <w:tc>
          <w:tcPr>
            <w:tcW w:w="718" w:type="pct"/>
            <w:noWrap/>
            <w:hideMark/>
          </w:tcPr>
          <w:p w14:paraId="3DCAAE9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Mexico</w:t>
            </w:r>
          </w:p>
        </w:tc>
        <w:tc>
          <w:tcPr>
            <w:tcW w:w="1164" w:type="pct"/>
            <w:noWrap/>
            <w:hideMark/>
          </w:tcPr>
          <w:p w14:paraId="2397F09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10/1/2022</w:t>
            </w:r>
          </w:p>
        </w:tc>
        <w:tc>
          <w:tcPr>
            <w:tcW w:w="1883" w:type="pct"/>
            <w:noWrap/>
            <w:hideMark/>
          </w:tcPr>
          <w:p w14:paraId="16F539E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Mississippi, United States of America</w:t>
            </w:r>
          </w:p>
        </w:tc>
        <w:tc>
          <w:tcPr>
            <w:tcW w:w="1235" w:type="pct"/>
            <w:noWrap/>
            <w:hideMark/>
          </w:tcPr>
          <w:p w14:paraId="58BC22F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1F9C82BD" w14:textId="77777777" w:rsidTr="006A19A4">
        <w:trPr>
          <w:trHeight w:val="300"/>
        </w:trPr>
        <w:tc>
          <w:tcPr>
            <w:tcW w:w="718" w:type="pct"/>
            <w:noWrap/>
            <w:hideMark/>
          </w:tcPr>
          <w:p w14:paraId="5B671FE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Mexico</w:t>
            </w:r>
          </w:p>
        </w:tc>
        <w:tc>
          <w:tcPr>
            <w:tcW w:w="1164" w:type="pct"/>
            <w:noWrap/>
            <w:hideMark/>
          </w:tcPr>
          <w:p w14:paraId="1E4025A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10/1/2022</w:t>
            </w:r>
          </w:p>
        </w:tc>
        <w:tc>
          <w:tcPr>
            <w:tcW w:w="1883" w:type="pct"/>
            <w:noWrap/>
            <w:hideMark/>
          </w:tcPr>
          <w:p w14:paraId="1DF25D9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Nebraska, United States of America</w:t>
            </w:r>
          </w:p>
        </w:tc>
        <w:tc>
          <w:tcPr>
            <w:tcW w:w="1235" w:type="pct"/>
            <w:noWrap/>
            <w:hideMark/>
          </w:tcPr>
          <w:p w14:paraId="75FDAB2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799D912C" w14:textId="77777777" w:rsidTr="006A19A4">
        <w:trPr>
          <w:trHeight w:val="300"/>
        </w:trPr>
        <w:tc>
          <w:tcPr>
            <w:tcW w:w="718" w:type="pct"/>
            <w:noWrap/>
            <w:hideMark/>
          </w:tcPr>
          <w:p w14:paraId="525058B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Mexico</w:t>
            </w:r>
          </w:p>
        </w:tc>
        <w:tc>
          <w:tcPr>
            <w:tcW w:w="1164" w:type="pct"/>
            <w:noWrap/>
            <w:hideMark/>
          </w:tcPr>
          <w:p w14:paraId="6F6825F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10/1/2022</w:t>
            </w:r>
          </w:p>
        </w:tc>
        <w:tc>
          <w:tcPr>
            <w:tcW w:w="1883" w:type="pct"/>
            <w:noWrap/>
            <w:hideMark/>
          </w:tcPr>
          <w:p w14:paraId="09856B7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Hampshire, United States of America</w:t>
            </w:r>
          </w:p>
        </w:tc>
        <w:tc>
          <w:tcPr>
            <w:tcW w:w="1235" w:type="pct"/>
            <w:noWrap/>
            <w:hideMark/>
          </w:tcPr>
          <w:p w14:paraId="5E7996D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1C227A0F" w14:textId="77777777" w:rsidTr="006A19A4">
        <w:trPr>
          <w:trHeight w:val="300"/>
        </w:trPr>
        <w:tc>
          <w:tcPr>
            <w:tcW w:w="718" w:type="pct"/>
            <w:noWrap/>
            <w:hideMark/>
          </w:tcPr>
          <w:p w14:paraId="2CD72C9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Mexico</w:t>
            </w:r>
          </w:p>
        </w:tc>
        <w:tc>
          <w:tcPr>
            <w:tcW w:w="1164" w:type="pct"/>
            <w:noWrap/>
            <w:hideMark/>
          </w:tcPr>
          <w:p w14:paraId="55D73E9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10/1/2022</w:t>
            </w:r>
          </w:p>
        </w:tc>
        <w:tc>
          <w:tcPr>
            <w:tcW w:w="1883" w:type="pct"/>
            <w:noWrap/>
            <w:hideMark/>
          </w:tcPr>
          <w:p w14:paraId="3D89834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 United States of America</w:t>
            </w:r>
          </w:p>
        </w:tc>
        <w:tc>
          <w:tcPr>
            <w:tcW w:w="1235" w:type="pct"/>
            <w:noWrap/>
            <w:hideMark/>
          </w:tcPr>
          <w:p w14:paraId="5F7EBCE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74AB5AC1" w14:textId="77777777" w:rsidTr="006A19A4">
        <w:trPr>
          <w:trHeight w:val="300"/>
        </w:trPr>
        <w:tc>
          <w:tcPr>
            <w:tcW w:w="718" w:type="pct"/>
            <w:noWrap/>
            <w:hideMark/>
          </w:tcPr>
          <w:p w14:paraId="71B1607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Mexico</w:t>
            </w:r>
          </w:p>
        </w:tc>
        <w:tc>
          <w:tcPr>
            <w:tcW w:w="1164" w:type="pct"/>
            <w:noWrap/>
            <w:hideMark/>
          </w:tcPr>
          <w:p w14:paraId="3CCFDA2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10/1/2022</w:t>
            </w:r>
          </w:p>
        </w:tc>
        <w:tc>
          <w:tcPr>
            <w:tcW w:w="1883" w:type="pct"/>
            <w:noWrap/>
            <w:hideMark/>
          </w:tcPr>
          <w:p w14:paraId="0CF1DBE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Dakota, United States of America</w:t>
            </w:r>
          </w:p>
        </w:tc>
        <w:tc>
          <w:tcPr>
            <w:tcW w:w="1235" w:type="pct"/>
            <w:noWrap/>
            <w:hideMark/>
          </w:tcPr>
          <w:p w14:paraId="358CC69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6FE746F4" w14:textId="77777777" w:rsidTr="006A19A4">
        <w:trPr>
          <w:trHeight w:val="300"/>
        </w:trPr>
        <w:tc>
          <w:tcPr>
            <w:tcW w:w="718" w:type="pct"/>
            <w:noWrap/>
            <w:hideMark/>
          </w:tcPr>
          <w:p w14:paraId="6CC59E6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Mexico</w:t>
            </w:r>
          </w:p>
        </w:tc>
        <w:tc>
          <w:tcPr>
            <w:tcW w:w="1164" w:type="pct"/>
            <w:noWrap/>
            <w:hideMark/>
          </w:tcPr>
          <w:p w14:paraId="745A3AF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10/1/2022</w:t>
            </w:r>
          </w:p>
        </w:tc>
        <w:tc>
          <w:tcPr>
            <w:tcW w:w="1883" w:type="pct"/>
            <w:noWrap/>
            <w:hideMark/>
          </w:tcPr>
          <w:p w14:paraId="4495117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Ohio, United States of America</w:t>
            </w:r>
          </w:p>
        </w:tc>
        <w:tc>
          <w:tcPr>
            <w:tcW w:w="1235" w:type="pct"/>
            <w:noWrap/>
            <w:hideMark/>
          </w:tcPr>
          <w:p w14:paraId="25CACB5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2124440F" w14:textId="77777777" w:rsidTr="006A19A4">
        <w:trPr>
          <w:trHeight w:val="300"/>
        </w:trPr>
        <w:tc>
          <w:tcPr>
            <w:tcW w:w="718" w:type="pct"/>
            <w:noWrap/>
            <w:hideMark/>
          </w:tcPr>
          <w:p w14:paraId="1699FEF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Mexico</w:t>
            </w:r>
          </w:p>
        </w:tc>
        <w:tc>
          <w:tcPr>
            <w:tcW w:w="1164" w:type="pct"/>
            <w:noWrap/>
            <w:hideMark/>
          </w:tcPr>
          <w:p w14:paraId="2CD835F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10/1/2022</w:t>
            </w:r>
          </w:p>
        </w:tc>
        <w:tc>
          <w:tcPr>
            <w:tcW w:w="1883" w:type="pct"/>
            <w:noWrap/>
            <w:hideMark/>
          </w:tcPr>
          <w:p w14:paraId="7D9AD01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Ontario, Canada</w:t>
            </w:r>
          </w:p>
        </w:tc>
        <w:tc>
          <w:tcPr>
            <w:tcW w:w="1235" w:type="pct"/>
            <w:noWrap/>
            <w:hideMark/>
          </w:tcPr>
          <w:p w14:paraId="372F001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20</w:t>
            </w:r>
          </w:p>
        </w:tc>
      </w:tr>
      <w:tr w:rsidR="006A19A4" w:rsidRPr="006A19A4" w14:paraId="7C62C5CC" w14:textId="77777777" w:rsidTr="006A19A4">
        <w:trPr>
          <w:trHeight w:val="300"/>
        </w:trPr>
        <w:tc>
          <w:tcPr>
            <w:tcW w:w="718" w:type="pct"/>
            <w:noWrap/>
            <w:hideMark/>
          </w:tcPr>
          <w:p w14:paraId="0753C00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Mexico</w:t>
            </w:r>
          </w:p>
        </w:tc>
        <w:tc>
          <w:tcPr>
            <w:tcW w:w="1164" w:type="pct"/>
            <w:noWrap/>
            <w:hideMark/>
          </w:tcPr>
          <w:p w14:paraId="32FA987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10/1/2022</w:t>
            </w:r>
          </w:p>
        </w:tc>
        <w:tc>
          <w:tcPr>
            <w:tcW w:w="1883" w:type="pct"/>
            <w:noWrap/>
            <w:hideMark/>
          </w:tcPr>
          <w:p w14:paraId="52B7275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Oregon, United States of America</w:t>
            </w:r>
          </w:p>
        </w:tc>
        <w:tc>
          <w:tcPr>
            <w:tcW w:w="1235" w:type="pct"/>
            <w:noWrap/>
            <w:hideMark/>
          </w:tcPr>
          <w:p w14:paraId="576C9A2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6E38BB9F" w14:textId="77777777" w:rsidTr="006A19A4">
        <w:trPr>
          <w:trHeight w:val="300"/>
        </w:trPr>
        <w:tc>
          <w:tcPr>
            <w:tcW w:w="718" w:type="pct"/>
            <w:noWrap/>
            <w:hideMark/>
          </w:tcPr>
          <w:p w14:paraId="744B181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Mexico</w:t>
            </w:r>
          </w:p>
        </w:tc>
        <w:tc>
          <w:tcPr>
            <w:tcW w:w="1164" w:type="pct"/>
            <w:noWrap/>
            <w:hideMark/>
          </w:tcPr>
          <w:p w14:paraId="7FE7593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10/1/2022</w:t>
            </w:r>
          </w:p>
        </w:tc>
        <w:tc>
          <w:tcPr>
            <w:tcW w:w="1883" w:type="pct"/>
            <w:noWrap/>
            <w:hideMark/>
          </w:tcPr>
          <w:p w14:paraId="69562B0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Pennsylvania, United States of America</w:t>
            </w:r>
          </w:p>
        </w:tc>
        <w:tc>
          <w:tcPr>
            <w:tcW w:w="1235" w:type="pct"/>
            <w:noWrap/>
            <w:hideMark/>
          </w:tcPr>
          <w:p w14:paraId="29BDB79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4339E681" w14:textId="77777777" w:rsidTr="006A19A4">
        <w:trPr>
          <w:trHeight w:val="300"/>
        </w:trPr>
        <w:tc>
          <w:tcPr>
            <w:tcW w:w="718" w:type="pct"/>
            <w:noWrap/>
            <w:hideMark/>
          </w:tcPr>
          <w:p w14:paraId="1182C39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Mexico</w:t>
            </w:r>
          </w:p>
        </w:tc>
        <w:tc>
          <w:tcPr>
            <w:tcW w:w="1164" w:type="pct"/>
            <w:noWrap/>
            <w:hideMark/>
          </w:tcPr>
          <w:p w14:paraId="60954E7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10/1/2022</w:t>
            </w:r>
          </w:p>
        </w:tc>
        <w:tc>
          <w:tcPr>
            <w:tcW w:w="1883" w:type="pct"/>
            <w:noWrap/>
            <w:hideMark/>
          </w:tcPr>
          <w:p w14:paraId="5AEF2AC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Saratov, Russia</w:t>
            </w:r>
          </w:p>
        </w:tc>
        <w:tc>
          <w:tcPr>
            <w:tcW w:w="1235" w:type="pct"/>
            <w:noWrap/>
            <w:hideMark/>
          </w:tcPr>
          <w:p w14:paraId="2449EDF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2ED278E3" w14:textId="77777777" w:rsidTr="006A19A4">
        <w:trPr>
          <w:trHeight w:val="300"/>
        </w:trPr>
        <w:tc>
          <w:tcPr>
            <w:tcW w:w="718" w:type="pct"/>
            <w:noWrap/>
            <w:hideMark/>
          </w:tcPr>
          <w:p w14:paraId="1F4CC64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Mexico</w:t>
            </w:r>
          </w:p>
        </w:tc>
        <w:tc>
          <w:tcPr>
            <w:tcW w:w="1164" w:type="pct"/>
            <w:noWrap/>
            <w:hideMark/>
          </w:tcPr>
          <w:p w14:paraId="5F60068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10/1/2022</w:t>
            </w:r>
          </w:p>
        </w:tc>
        <w:tc>
          <w:tcPr>
            <w:tcW w:w="1883" w:type="pct"/>
            <w:noWrap/>
            <w:hideMark/>
          </w:tcPr>
          <w:p w14:paraId="01E68C3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Saskatchewan, Canada</w:t>
            </w:r>
          </w:p>
        </w:tc>
        <w:tc>
          <w:tcPr>
            <w:tcW w:w="1235" w:type="pct"/>
            <w:noWrap/>
            <w:hideMark/>
          </w:tcPr>
          <w:p w14:paraId="049DA51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w:t>
            </w:r>
          </w:p>
        </w:tc>
      </w:tr>
      <w:tr w:rsidR="006A19A4" w:rsidRPr="006A19A4" w14:paraId="44DE7FD3" w14:textId="77777777" w:rsidTr="006A19A4">
        <w:trPr>
          <w:trHeight w:val="300"/>
        </w:trPr>
        <w:tc>
          <w:tcPr>
            <w:tcW w:w="718" w:type="pct"/>
            <w:noWrap/>
            <w:hideMark/>
          </w:tcPr>
          <w:p w14:paraId="5B7462A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Mexico</w:t>
            </w:r>
          </w:p>
        </w:tc>
        <w:tc>
          <w:tcPr>
            <w:tcW w:w="1164" w:type="pct"/>
            <w:noWrap/>
            <w:hideMark/>
          </w:tcPr>
          <w:p w14:paraId="1AF9E5E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10/1/2022</w:t>
            </w:r>
          </w:p>
        </w:tc>
        <w:tc>
          <w:tcPr>
            <w:tcW w:w="1883" w:type="pct"/>
            <w:noWrap/>
            <w:hideMark/>
          </w:tcPr>
          <w:p w14:paraId="7FF6358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South Dakota, United States of America</w:t>
            </w:r>
          </w:p>
        </w:tc>
        <w:tc>
          <w:tcPr>
            <w:tcW w:w="1235" w:type="pct"/>
            <w:noWrap/>
            <w:hideMark/>
          </w:tcPr>
          <w:p w14:paraId="2371192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w:t>
            </w:r>
          </w:p>
        </w:tc>
      </w:tr>
      <w:tr w:rsidR="006A19A4" w:rsidRPr="006A19A4" w14:paraId="539F60BD" w14:textId="77777777" w:rsidTr="006A19A4">
        <w:trPr>
          <w:trHeight w:val="300"/>
        </w:trPr>
        <w:tc>
          <w:tcPr>
            <w:tcW w:w="718" w:type="pct"/>
            <w:noWrap/>
            <w:hideMark/>
          </w:tcPr>
          <w:p w14:paraId="26DAA44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Mexico</w:t>
            </w:r>
          </w:p>
        </w:tc>
        <w:tc>
          <w:tcPr>
            <w:tcW w:w="1164" w:type="pct"/>
            <w:noWrap/>
            <w:hideMark/>
          </w:tcPr>
          <w:p w14:paraId="2CDC535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10/1/2022</w:t>
            </w:r>
          </w:p>
        </w:tc>
        <w:tc>
          <w:tcPr>
            <w:tcW w:w="1883" w:type="pct"/>
            <w:noWrap/>
            <w:hideMark/>
          </w:tcPr>
          <w:p w14:paraId="1B750E0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Tennessee, United States of America</w:t>
            </w:r>
          </w:p>
        </w:tc>
        <w:tc>
          <w:tcPr>
            <w:tcW w:w="1235" w:type="pct"/>
            <w:noWrap/>
            <w:hideMark/>
          </w:tcPr>
          <w:p w14:paraId="74A75CC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318D84D3" w14:textId="77777777" w:rsidTr="006A19A4">
        <w:trPr>
          <w:trHeight w:val="300"/>
        </w:trPr>
        <w:tc>
          <w:tcPr>
            <w:tcW w:w="718" w:type="pct"/>
            <w:noWrap/>
            <w:hideMark/>
          </w:tcPr>
          <w:p w14:paraId="244F04B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Mexico</w:t>
            </w:r>
          </w:p>
        </w:tc>
        <w:tc>
          <w:tcPr>
            <w:tcW w:w="1164" w:type="pct"/>
            <w:noWrap/>
            <w:hideMark/>
          </w:tcPr>
          <w:p w14:paraId="067469A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10/1/2022</w:t>
            </w:r>
          </w:p>
        </w:tc>
        <w:tc>
          <w:tcPr>
            <w:tcW w:w="1883" w:type="pct"/>
            <w:noWrap/>
            <w:hideMark/>
          </w:tcPr>
          <w:p w14:paraId="3B04D8B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Texas, United States of America</w:t>
            </w:r>
          </w:p>
        </w:tc>
        <w:tc>
          <w:tcPr>
            <w:tcW w:w="1235" w:type="pct"/>
            <w:noWrap/>
            <w:hideMark/>
          </w:tcPr>
          <w:p w14:paraId="43FBE50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30585DCF" w14:textId="77777777" w:rsidTr="006A19A4">
        <w:trPr>
          <w:trHeight w:val="300"/>
        </w:trPr>
        <w:tc>
          <w:tcPr>
            <w:tcW w:w="718" w:type="pct"/>
            <w:noWrap/>
            <w:hideMark/>
          </w:tcPr>
          <w:p w14:paraId="1D2D593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Mexico</w:t>
            </w:r>
          </w:p>
        </w:tc>
        <w:tc>
          <w:tcPr>
            <w:tcW w:w="1164" w:type="pct"/>
            <w:noWrap/>
            <w:hideMark/>
          </w:tcPr>
          <w:p w14:paraId="6FC530A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10/1/2022</w:t>
            </w:r>
          </w:p>
        </w:tc>
        <w:tc>
          <w:tcPr>
            <w:tcW w:w="1883" w:type="pct"/>
            <w:noWrap/>
            <w:hideMark/>
          </w:tcPr>
          <w:p w14:paraId="7AE973E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 United States of America</w:t>
            </w:r>
          </w:p>
        </w:tc>
        <w:tc>
          <w:tcPr>
            <w:tcW w:w="1235" w:type="pct"/>
            <w:noWrap/>
            <w:hideMark/>
          </w:tcPr>
          <w:p w14:paraId="691045F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8</w:t>
            </w:r>
          </w:p>
        </w:tc>
      </w:tr>
      <w:tr w:rsidR="006A19A4" w:rsidRPr="006A19A4" w14:paraId="445F1AED" w14:textId="77777777" w:rsidTr="006A19A4">
        <w:trPr>
          <w:trHeight w:val="300"/>
        </w:trPr>
        <w:tc>
          <w:tcPr>
            <w:tcW w:w="718" w:type="pct"/>
            <w:noWrap/>
            <w:hideMark/>
          </w:tcPr>
          <w:p w14:paraId="4913A29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Mexico</w:t>
            </w:r>
          </w:p>
        </w:tc>
        <w:tc>
          <w:tcPr>
            <w:tcW w:w="1164" w:type="pct"/>
            <w:noWrap/>
            <w:hideMark/>
          </w:tcPr>
          <w:p w14:paraId="115082C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10/1/2022</w:t>
            </w:r>
          </w:p>
        </w:tc>
        <w:tc>
          <w:tcPr>
            <w:tcW w:w="1883" w:type="pct"/>
            <w:noWrap/>
            <w:hideMark/>
          </w:tcPr>
          <w:p w14:paraId="58B4ACB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 United States of America</w:t>
            </w:r>
          </w:p>
        </w:tc>
        <w:tc>
          <w:tcPr>
            <w:tcW w:w="1235" w:type="pct"/>
            <w:noWrap/>
            <w:hideMark/>
          </w:tcPr>
          <w:p w14:paraId="265274F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48C0E2B9" w14:textId="77777777" w:rsidTr="006A19A4">
        <w:trPr>
          <w:trHeight w:val="300"/>
        </w:trPr>
        <w:tc>
          <w:tcPr>
            <w:tcW w:w="718" w:type="pct"/>
            <w:noWrap/>
            <w:hideMark/>
          </w:tcPr>
          <w:p w14:paraId="0F98CA1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Mexico</w:t>
            </w:r>
          </w:p>
        </w:tc>
        <w:tc>
          <w:tcPr>
            <w:tcW w:w="1164" w:type="pct"/>
            <w:noWrap/>
            <w:hideMark/>
          </w:tcPr>
          <w:p w14:paraId="738DC5F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10/1/2022</w:t>
            </w:r>
          </w:p>
        </w:tc>
        <w:tc>
          <w:tcPr>
            <w:tcW w:w="1883" w:type="pct"/>
            <w:noWrap/>
            <w:hideMark/>
          </w:tcPr>
          <w:p w14:paraId="20EFBCD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Wisconsin, United States of America</w:t>
            </w:r>
          </w:p>
        </w:tc>
        <w:tc>
          <w:tcPr>
            <w:tcW w:w="1235" w:type="pct"/>
            <w:noWrap/>
            <w:hideMark/>
          </w:tcPr>
          <w:p w14:paraId="282C5B8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689ECFEF" w14:textId="77777777" w:rsidTr="006A19A4">
        <w:trPr>
          <w:trHeight w:val="300"/>
        </w:trPr>
        <w:tc>
          <w:tcPr>
            <w:tcW w:w="718" w:type="pct"/>
            <w:noWrap/>
            <w:hideMark/>
          </w:tcPr>
          <w:p w14:paraId="2AC6BD6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Arkansas</w:t>
            </w:r>
          </w:p>
        </w:tc>
        <w:tc>
          <w:tcPr>
            <w:tcW w:w="1164" w:type="pct"/>
            <w:noWrap/>
            <w:hideMark/>
          </w:tcPr>
          <w:p w14:paraId="255C1AD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10/6/2022</w:t>
            </w:r>
          </w:p>
        </w:tc>
        <w:tc>
          <w:tcPr>
            <w:tcW w:w="1883" w:type="pct"/>
            <w:noWrap/>
            <w:hideMark/>
          </w:tcPr>
          <w:p w14:paraId="597E737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 United States of America</w:t>
            </w:r>
          </w:p>
        </w:tc>
        <w:tc>
          <w:tcPr>
            <w:tcW w:w="1235" w:type="pct"/>
            <w:noWrap/>
            <w:hideMark/>
          </w:tcPr>
          <w:p w14:paraId="6320490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7590132C" w14:textId="77777777" w:rsidTr="006A19A4">
        <w:trPr>
          <w:trHeight w:val="300"/>
        </w:trPr>
        <w:tc>
          <w:tcPr>
            <w:tcW w:w="718" w:type="pct"/>
            <w:noWrap/>
            <w:hideMark/>
          </w:tcPr>
          <w:p w14:paraId="2F9BF2B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Arkansas</w:t>
            </w:r>
          </w:p>
        </w:tc>
        <w:tc>
          <w:tcPr>
            <w:tcW w:w="1164" w:type="pct"/>
            <w:noWrap/>
            <w:hideMark/>
          </w:tcPr>
          <w:p w14:paraId="0CBB501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10/6/2022</w:t>
            </w:r>
          </w:p>
        </w:tc>
        <w:tc>
          <w:tcPr>
            <w:tcW w:w="1883" w:type="pct"/>
            <w:noWrap/>
            <w:hideMark/>
          </w:tcPr>
          <w:p w14:paraId="08FC54A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Alberta, Canada</w:t>
            </w:r>
          </w:p>
        </w:tc>
        <w:tc>
          <w:tcPr>
            <w:tcW w:w="1235" w:type="pct"/>
            <w:noWrap/>
            <w:hideMark/>
          </w:tcPr>
          <w:p w14:paraId="534768E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26</w:t>
            </w:r>
          </w:p>
        </w:tc>
      </w:tr>
      <w:tr w:rsidR="006A19A4" w:rsidRPr="006A19A4" w14:paraId="78344279" w14:textId="77777777" w:rsidTr="006A19A4">
        <w:trPr>
          <w:trHeight w:val="300"/>
        </w:trPr>
        <w:tc>
          <w:tcPr>
            <w:tcW w:w="718" w:type="pct"/>
            <w:noWrap/>
            <w:hideMark/>
          </w:tcPr>
          <w:p w14:paraId="333C741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lastRenderedPageBreak/>
              <w:t>Arkansas</w:t>
            </w:r>
          </w:p>
        </w:tc>
        <w:tc>
          <w:tcPr>
            <w:tcW w:w="1164" w:type="pct"/>
            <w:noWrap/>
            <w:hideMark/>
          </w:tcPr>
          <w:p w14:paraId="313EB95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10/6/2022</w:t>
            </w:r>
          </w:p>
        </w:tc>
        <w:tc>
          <w:tcPr>
            <w:tcW w:w="1883" w:type="pct"/>
            <w:noWrap/>
            <w:hideMark/>
          </w:tcPr>
          <w:p w14:paraId="4E58819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British Columbia, Canada</w:t>
            </w:r>
          </w:p>
        </w:tc>
        <w:tc>
          <w:tcPr>
            <w:tcW w:w="1235" w:type="pct"/>
            <w:noWrap/>
            <w:hideMark/>
          </w:tcPr>
          <w:p w14:paraId="3471436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09D3EEC2" w14:textId="77777777" w:rsidTr="006A19A4">
        <w:trPr>
          <w:trHeight w:val="300"/>
        </w:trPr>
        <w:tc>
          <w:tcPr>
            <w:tcW w:w="718" w:type="pct"/>
            <w:noWrap/>
            <w:hideMark/>
          </w:tcPr>
          <w:p w14:paraId="07E71DA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Arkansas</w:t>
            </w:r>
          </w:p>
        </w:tc>
        <w:tc>
          <w:tcPr>
            <w:tcW w:w="1164" w:type="pct"/>
            <w:noWrap/>
            <w:hideMark/>
          </w:tcPr>
          <w:p w14:paraId="4869A00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10/6/2022</w:t>
            </w:r>
          </w:p>
        </w:tc>
        <w:tc>
          <w:tcPr>
            <w:tcW w:w="1883" w:type="pct"/>
            <w:noWrap/>
            <w:hideMark/>
          </w:tcPr>
          <w:p w14:paraId="172E13C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California, United States of America</w:t>
            </w:r>
          </w:p>
        </w:tc>
        <w:tc>
          <w:tcPr>
            <w:tcW w:w="1235" w:type="pct"/>
            <w:noWrap/>
            <w:hideMark/>
          </w:tcPr>
          <w:p w14:paraId="5DB87E5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w:t>
            </w:r>
          </w:p>
        </w:tc>
      </w:tr>
      <w:tr w:rsidR="006A19A4" w:rsidRPr="006A19A4" w14:paraId="1DBE2BE0" w14:textId="77777777" w:rsidTr="006A19A4">
        <w:trPr>
          <w:trHeight w:val="300"/>
        </w:trPr>
        <w:tc>
          <w:tcPr>
            <w:tcW w:w="718" w:type="pct"/>
            <w:noWrap/>
            <w:hideMark/>
          </w:tcPr>
          <w:p w14:paraId="227B347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Arkansas</w:t>
            </w:r>
          </w:p>
        </w:tc>
        <w:tc>
          <w:tcPr>
            <w:tcW w:w="1164" w:type="pct"/>
            <w:noWrap/>
            <w:hideMark/>
          </w:tcPr>
          <w:p w14:paraId="6B985E3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10/6/2022</w:t>
            </w:r>
          </w:p>
        </w:tc>
        <w:tc>
          <w:tcPr>
            <w:tcW w:w="1883" w:type="pct"/>
            <w:noWrap/>
            <w:hideMark/>
          </w:tcPr>
          <w:p w14:paraId="4F64666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Colorado, United States of America</w:t>
            </w:r>
          </w:p>
        </w:tc>
        <w:tc>
          <w:tcPr>
            <w:tcW w:w="1235" w:type="pct"/>
            <w:noWrap/>
            <w:hideMark/>
          </w:tcPr>
          <w:p w14:paraId="59B8B32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07985B6F" w14:textId="77777777" w:rsidTr="006A19A4">
        <w:trPr>
          <w:trHeight w:val="300"/>
        </w:trPr>
        <w:tc>
          <w:tcPr>
            <w:tcW w:w="718" w:type="pct"/>
            <w:noWrap/>
            <w:hideMark/>
          </w:tcPr>
          <w:p w14:paraId="23A5ED2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Arkansas</w:t>
            </w:r>
          </w:p>
        </w:tc>
        <w:tc>
          <w:tcPr>
            <w:tcW w:w="1164" w:type="pct"/>
            <w:noWrap/>
            <w:hideMark/>
          </w:tcPr>
          <w:p w14:paraId="2F8763D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10/6/2022</w:t>
            </w:r>
          </w:p>
        </w:tc>
        <w:tc>
          <w:tcPr>
            <w:tcW w:w="1883" w:type="pct"/>
            <w:noWrap/>
            <w:hideMark/>
          </w:tcPr>
          <w:p w14:paraId="780DAF7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Connecticut, United States of America</w:t>
            </w:r>
          </w:p>
        </w:tc>
        <w:tc>
          <w:tcPr>
            <w:tcW w:w="1235" w:type="pct"/>
            <w:noWrap/>
            <w:hideMark/>
          </w:tcPr>
          <w:p w14:paraId="4011D80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1A037AF7" w14:textId="77777777" w:rsidTr="006A19A4">
        <w:trPr>
          <w:trHeight w:val="300"/>
        </w:trPr>
        <w:tc>
          <w:tcPr>
            <w:tcW w:w="718" w:type="pct"/>
            <w:noWrap/>
            <w:hideMark/>
          </w:tcPr>
          <w:p w14:paraId="7AF8663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Arkansas</w:t>
            </w:r>
          </w:p>
        </w:tc>
        <w:tc>
          <w:tcPr>
            <w:tcW w:w="1164" w:type="pct"/>
            <w:noWrap/>
            <w:hideMark/>
          </w:tcPr>
          <w:p w14:paraId="26767BB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10/6/2022</w:t>
            </w:r>
          </w:p>
        </w:tc>
        <w:tc>
          <w:tcPr>
            <w:tcW w:w="1883" w:type="pct"/>
            <w:noWrap/>
            <w:hideMark/>
          </w:tcPr>
          <w:p w14:paraId="2A73E6D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 United States of America</w:t>
            </w:r>
          </w:p>
        </w:tc>
        <w:tc>
          <w:tcPr>
            <w:tcW w:w="1235" w:type="pct"/>
            <w:noWrap/>
            <w:hideMark/>
          </w:tcPr>
          <w:p w14:paraId="3B6B2F5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3D301EBB" w14:textId="77777777" w:rsidTr="006A19A4">
        <w:trPr>
          <w:trHeight w:val="300"/>
        </w:trPr>
        <w:tc>
          <w:tcPr>
            <w:tcW w:w="718" w:type="pct"/>
            <w:noWrap/>
            <w:hideMark/>
          </w:tcPr>
          <w:p w14:paraId="12911A3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Arkansas</w:t>
            </w:r>
          </w:p>
        </w:tc>
        <w:tc>
          <w:tcPr>
            <w:tcW w:w="1164" w:type="pct"/>
            <w:noWrap/>
            <w:hideMark/>
          </w:tcPr>
          <w:p w14:paraId="63A78A9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10/6/2022</w:t>
            </w:r>
          </w:p>
        </w:tc>
        <w:tc>
          <w:tcPr>
            <w:tcW w:w="1883" w:type="pct"/>
            <w:noWrap/>
            <w:hideMark/>
          </w:tcPr>
          <w:p w14:paraId="2D7BCDA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Florida, United States of America</w:t>
            </w:r>
          </w:p>
        </w:tc>
        <w:tc>
          <w:tcPr>
            <w:tcW w:w="1235" w:type="pct"/>
            <w:noWrap/>
            <w:hideMark/>
          </w:tcPr>
          <w:p w14:paraId="018DEFA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2939D442" w14:textId="77777777" w:rsidTr="006A19A4">
        <w:trPr>
          <w:trHeight w:val="300"/>
        </w:trPr>
        <w:tc>
          <w:tcPr>
            <w:tcW w:w="718" w:type="pct"/>
            <w:noWrap/>
            <w:hideMark/>
          </w:tcPr>
          <w:p w14:paraId="7A17BAD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Arkansas</w:t>
            </w:r>
          </w:p>
        </w:tc>
        <w:tc>
          <w:tcPr>
            <w:tcW w:w="1164" w:type="pct"/>
            <w:noWrap/>
            <w:hideMark/>
          </w:tcPr>
          <w:p w14:paraId="7B676CF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10/6/2022</w:t>
            </w:r>
          </w:p>
        </w:tc>
        <w:tc>
          <w:tcPr>
            <w:tcW w:w="1883" w:type="pct"/>
            <w:noWrap/>
            <w:hideMark/>
          </w:tcPr>
          <w:p w14:paraId="49CB6B9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Idaho, United States of America</w:t>
            </w:r>
          </w:p>
        </w:tc>
        <w:tc>
          <w:tcPr>
            <w:tcW w:w="1235" w:type="pct"/>
            <w:noWrap/>
            <w:hideMark/>
          </w:tcPr>
          <w:p w14:paraId="1BEB341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35789D18" w14:textId="77777777" w:rsidTr="006A19A4">
        <w:trPr>
          <w:trHeight w:val="300"/>
        </w:trPr>
        <w:tc>
          <w:tcPr>
            <w:tcW w:w="718" w:type="pct"/>
            <w:noWrap/>
            <w:hideMark/>
          </w:tcPr>
          <w:p w14:paraId="2A90BE8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Arkansas</w:t>
            </w:r>
          </w:p>
        </w:tc>
        <w:tc>
          <w:tcPr>
            <w:tcW w:w="1164" w:type="pct"/>
            <w:noWrap/>
            <w:hideMark/>
          </w:tcPr>
          <w:p w14:paraId="0DE9C64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10/6/2022</w:t>
            </w:r>
          </w:p>
        </w:tc>
        <w:tc>
          <w:tcPr>
            <w:tcW w:w="1883" w:type="pct"/>
            <w:noWrap/>
            <w:hideMark/>
          </w:tcPr>
          <w:p w14:paraId="5C68D3C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Kansas, United States of America</w:t>
            </w:r>
          </w:p>
        </w:tc>
        <w:tc>
          <w:tcPr>
            <w:tcW w:w="1235" w:type="pct"/>
            <w:noWrap/>
            <w:hideMark/>
          </w:tcPr>
          <w:p w14:paraId="3C9183C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681B54B2" w14:textId="77777777" w:rsidTr="006A19A4">
        <w:trPr>
          <w:trHeight w:val="300"/>
        </w:trPr>
        <w:tc>
          <w:tcPr>
            <w:tcW w:w="718" w:type="pct"/>
            <w:noWrap/>
            <w:hideMark/>
          </w:tcPr>
          <w:p w14:paraId="6F2F5F9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Arkansas</w:t>
            </w:r>
          </w:p>
        </w:tc>
        <w:tc>
          <w:tcPr>
            <w:tcW w:w="1164" w:type="pct"/>
            <w:noWrap/>
            <w:hideMark/>
          </w:tcPr>
          <w:p w14:paraId="0773BED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10/6/2022</w:t>
            </w:r>
          </w:p>
        </w:tc>
        <w:tc>
          <w:tcPr>
            <w:tcW w:w="1883" w:type="pct"/>
            <w:noWrap/>
            <w:hideMark/>
          </w:tcPr>
          <w:p w14:paraId="7E6DDA0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Kentucky, United States of America</w:t>
            </w:r>
          </w:p>
        </w:tc>
        <w:tc>
          <w:tcPr>
            <w:tcW w:w="1235" w:type="pct"/>
            <w:noWrap/>
            <w:hideMark/>
          </w:tcPr>
          <w:p w14:paraId="575161A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75279ADA" w14:textId="77777777" w:rsidTr="006A19A4">
        <w:trPr>
          <w:trHeight w:val="300"/>
        </w:trPr>
        <w:tc>
          <w:tcPr>
            <w:tcW w:w="718" w:type="pct"/>
            <w:noWrap/>
            <w:hideMark/>
          </w:tcPr>
          <w:p w14:paraId="7B8D307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Arkansas</w:t>
            </w:r>
          </w:p>
        </w:tc>
        <w:tc>
          <w:tcPr>
            <w:tcW w:w="1164" w:type="pct"/>
            <w:noWrap/>
            <w:hideMark/>
          </w:tcPr>
          <w:p w14:paraId="728A26F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10/6/2022</w:t>
            </w:r>
          </w:p>
        </w:tc>
        <w:tc>
          <w:tcPr>
            <w:tcW w:w="1883" w:type="pct"/>
            <w:noWrap/>
            <w:hideMark/>
          </w:tcPr>
          <w:p w14:paraId="3905BFC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Manitoba, Canada</w:t>
            </w:r>
          </w:p>
        </w:tc>
        <w:tc>
          <w:tcPr>
            <w:tcW w:w="1235" w:type="pct"/>
            <w:noWrap/>
            <w:hideMark/>
          </w:tcPr>
          <w:p w14:paraId="2C9BEED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16</w:t>
            </w:r>
          </w:p>
        </w:tc>
      </w:tr>
      <w:tr w:rsidR="006A19A4" w:rsidRPr="006A19A4" w14:paraId="1B42BFFB" w14:textId="77777777" w:rsidTr="006A19A4">
        <w:trPr>
          <w:trHeight w:val="300"/>
        </w:trPr>
        <w:tc>
          <w:tcPr>
            <w:tcW w:w="718" w:type="pct"/>
            <w:noWrap/>
            <w:hideMark/>
          </w:tcPr>
          <w:p w14:paraId="0B6CA61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Arkansas</w:t>
            </w:r>
          </w:p>
        </w:tc>
        <w:tc>
          <w:tcPr>
            <w:tcW w:w="1164" w:type="pct"/>
            <w:noWrap/>
            <w:hideMark/>
          </w:tcPr>
          <w:p w14:paraId="622C94C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10/6/2022</w:t>
            </w:r>
          </w:p>
        </w:tc>
        <w:tc>
          <w:tcPr>
            <w:tcW w:w="1883" w:type="pct"/>
            <w:noWrap/>
            <w:hideMark/>
          </w:tcPr>
          <w:p w14:paraId="63554B2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Maryland, United States of America</w:t>
            </w:r>
          </w:p>
        </w:tc>
        <w:tc>
          <w:tcPr>
            <w:tcW w:w="1235" w:type="pct"/>
            <w:noWrap/>
            <w:hideMark/>
          </w:tcPr>
          <w:p w14:paraId="5A30C00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7A002034" w14:textId="77777777" w:rsidTr="006A19A4">
        <w:trPr>
          <w:trHeight w:val="300"/>
        </w:trPr>
        <w:tc>
          <w:tcPr>
            <w:tcW w:w="718" w:type="pct"/>
            <w:noWrap/>
            <w:hideMark/>
          </w:tcPr>
          <w:p w14:paraId="6ACBBCF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Arkansas</w:t>
            </w:r>
          </w:p>
        </w:tc>
        <w:tc>
          <w:tcPr>
            <w:tcW w:w="1164" w:type="pct"/>
            <w:noWrap/>
            <w:hideMark/>
          </w:tcPr>
          <w:p w14:paraId="251C9C0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10/6/2022</w:t>
            </w:r>
          </w:p>
        </w:tc>
        <w:tc>
          <w:tcPr>
            <w:tcW w:w="1883" w:type="pct"/>
            <w:noWrap/>
            <w:hideMark/>
          </w:tcPr>
          <w:p w14:paraId="559AAC2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Massachusetts, United States of America</w:t>
            </w:r>
          </w:p>
        </w:tc>
        <w:tc>
          <w:tcPr>
            <w:tcW w:w="1235" w:type="pct"/>
            <w:noWrap/>
            <w:hideMark/>
          </w:tcPr>
          <w:p w14:paraId="29CB5EC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412134E2" w14:textId="77777777" w:rsidTr="006A19A4">
        <w:trPr>
          <w:trHeight w:val="300"/>
        </w:trPr>
        <w:tc>
          <w:tcPr>
            <w:tcW w:w="718" w:type="pct"/>
            <w:noWrap/>
            <w:hideMark/>
          </w:tcPr>
          <w:p w14:paraId="71E06D4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Arkansas</w:t>
            </w:r>
          </w:p>
        </w:tc>
        <w:tc>
          <w:tcPr>
            <w:tcW w:w="1164" w:type="pct"/>
            <w:noWrap/>
            <w:hideMark/>
          </w:tcPr>
          <w:p w14:paraId="49CCA5A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10/6/2022</w:t>
            </w:r>
          </w:p>
        </w:tc>
        <w:tc>
          <w:tcPr>
            <w:tcW w:w="1883" w:type="pct"/>
            <w:noWrap/>
            <w:hideMark/>
          </w:tcPr>
          <w:p w14:paraId="4AFB599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 United States of America</w:t>
            </w:r>
          </w:p>
        </w:tc>
        <w:tc>
          <w:tcPr>
            <w:tcW w:w="1235" w:type="pct"/>
            <w:noWrap/>
            <w:hideMark/>
          </w:tcPr>
          <w:p w14:paraId="27AA08D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2746B61B" w14:textId="77777777" w:rsidTr="006A19A4">
        <w:trPr>
          <w:trHeight w:val="300"/>
        </w:trPr>
        <w:tc>
          <w:tcPr>
            <w:tcW w:w="718" w:type="pct"/>
            <w:noWrap/>
            <w:hideMark/>
          </w:tcPr>
          <w:p w14:paraId="31F69EB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Arkansas</w:t>
            </w:r>
          </w:p>
        </w:tc>
        <w:tc>
          <w:tcPr>
            <w:tcW w:w="1164" w:type="pct"/>
            <w:noWrap/>
            <w:hideMark/>
          </w:tcPr>
          <w:p w14:paraId="5D33997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10/6/2022</w:t>
            </w:r>
          </w:p>
        </w:tc>
        <w:tc>
          <w:tcPr>
            <w:tcW w:w="1883" w:type="pct"/>
            <w:noWrap/>
            <w:hideMark/>
          </w:tcPr>
          <w:p w14:paraId="1F92380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Minnesota, United States of America</w:t>
            </w:r>
          </w:p>
        </w:tc>
        <w:tc>
          <w:tcPr>
            <w:tcW w:w="1235" w:type="pct"/>
            <w:noWrap/>
            <w:hideMark/>
          </w:tcPr>
          <w:p w14:paraId="477D26C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23</w:t>
            </w:r>
          </w:p>
        </w:tc>
      </w:tr>
      <w:tr w:rsidR="006A19A4" w:rsidRPr="006A19A4" w14:paraId="7FFF1EF0" w14:textId="77777777" w:rsidTr="006A19A4">
        <w:trPr>
          <w:trHeight w:val="300"/>
        </w:trPr>
        <w:tc>
          <w:tcPr>
            <w:tcW w:w="718" w:type="pct"/>
            <w:noWrap/>
            <w:hideMark/>
          </w:tcPr>
          <w:p w14:paraId="5EC4FAA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Arkansas</w:t>
            </w:r>
          </w:p>
        </w:tc>
        <w:tc>
          <w:tcPr>
            <w:tcW w:w="1164" w:type="pct"/>
            <w:noWrap/>
            <w:hideMark/>
          </w:tcPr>
          <w:p w14:paraId="45D0D87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10/6/2022</w:t>
            </w:r>
          </w:p>
        </w:tc>
        <w:tc>
          <w:tcPr>
            <w:tcW w:w="1883" w:type="pct"/>
            <w:noWrap/>
            <w:hideMark/>
          </w:tcPr>
          <w:p w14:paraId="780E555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Mississippi, United States of America</w:t>
            </w:r>
          </w:p>
        </w:tc>
        <w:tc>
          <w:tcPr>
            <w:tcW w:w="1235" w:type="pct"/>
            <w:noWrap/>
            <w:hideMark/>
          </w:tcPr>
          <w:p w14:paraId="58EC658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6EF7BDD8" w14:textId="77777777" w:rsidTr="006A19A4">
        <w:trPr>
          <w:trHeight w:val="300"/>
        </w:trPr>
        <w:tc>
          <w:tcPr>
            <w:tcW w:w="718" w:type="pct"/>
            <w:noWrap/>
            <w:hideMark/>
          </w:tcPr>
          <w:p w14:paraId="7952E0E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Arkansas</w:t>
            </w:r>
          </w:p>
        </w:tc>
        <w:tc>
          <w:tcPr>
            <w:tcW w:w="1164" w:type="pct"/>
            <w:noWrap/>
            <w:hideMark/>
          </w:tcPr>
          <w:p w14:paraId="7B8B311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10/6/2022</w:t>
            </w:r>
          </w:p>
        </w:tc>
        <w:tc>
          <w:tcPr>
            <w:tcW w:w="1883" w:type="pct"/>
            <w:noWrap/>
            <w:hideMark/>
          </w:tcPr>
          <w:p w14:paraId="25E6651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Montana, United States of America</w:t>
            </w:r>
          </w:p>
        </w:tc>
        <w:tc>
          <w:tcPr>
            <w:tcW w:w="1235" w:type="pct"/>
            <w:noWrap/>
            <w:hideMark/>
          </w:tcPr>
          <w:p w14:paraId="12C01BD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00D8E1BA" w14:textId="77777777" w:rsidTr="006A19A4">
        <w:trPr>
          <w:trHeight w:val="300"/>
        </w:trPr>
        <w:tc>
          <w:tcPr>
            <w:tcW w:w="718" w:type="pct"/>
            <w:noWrap/>
            <w:hideMark/>
          </w:tcPr>
          <w:p w14:paraId="313B0C0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Arkansas</w:t>
            </w:r>
          </w:p>
        </w:tc>
        <w:tc>
          <w:tcPr>
            <w:tcW w:w="1164" w:type="pct"/>
            <w:noWrap/>
            <w:hideMark/>
          </w:tcPr>
          <w:p w14:paraId="4148DBB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10/6/2022</w:t>
            </w:r>
          </w:p>
        </w:tc>
        <w:tc>
          <w:tcPr>
            <w:tcW w:w="1883" w:type="pct"/>
            <w:noWrap/>
            <w:hideMark/>
          </w:tcPr>
          <w:p w14:paraId="23226C7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Nebraska, United States of America</w:t>
            </w:r>
          </w:p>
        </w:tc>
        <w:tc>
          <w:tcPr>
            <w:tcW w:w="1235" w:type="pct"/>
            <w:noWrap/>
            <w:hideMark/>
          </w:tcPr>
          <w:p w14:paraId="7AA7579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0A8699F4" w14:textId="77777777" w:rsidTr="006A19A4">
        <w:trPr>
          <w:trHeight w:val="300"/>
        </w:trPr>
        <w:tc>
          <w:tcPr>
            <w:tcW w:w="718" w:type="pct"/>
            <w:noWrap/>
            <w:hideMark/>
          </w:tcPr>
          <w:p w14:paraId="1B585F5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Arkansas</w:t>
            </w:r>
          </w:p>
        </w:tc>
        <w:tc>
          <w:tcPr>
            <w:tcW w:w="1164" w:type="pct"/>
            <w:noWrap/>
            <w:hideMark/>
          </w:tcPr>
          <w:p w14:paraId="284E13A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10/6/2022</w:t>
            </w:r>
          </w:p>
        </w:tc>
        <w:tc>
          <w:tcPr>
            <w:tcW w:w="1883" w:type="pct"/>
            <w:noWrap/>
            <w:hideMark/>
          </w:tcPr>
          <w:p w14:paraId="5654AF7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Hampshire, United States of America</w:t>
            </w:r>
          </w:p>
        </w:tc>
        <w:tc>
          <w:tcPr>
            <w:tcW w:w="1235" w:type="pct"/>
            <w:noWrap/>
            <w:hideMark/>
          </w:tcPr>
          <w:p w14:paraId="09DD515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4E2289C3" w14:textId="77777777" w:rsidTr="006A19A4">
        <w:trPr>
          <w:trHeight w:val="300"/>
        </w:trPr>
        <w:tc>
          <w:tcPr>
            <w:tcW w:w="718" w:type="pct"/>
            <w:noWrap/>
            <w:hideMark/>
          </w:tcPr>
          <w:p w14:paraId="68CCD83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Arkansas</w:t>
            </w:r>
          </w:p>
        </w:tc>
        <w:tc>
          <w:tcPr>
            <w:tcW w:w="1164" w:type="pct"/>
            <w:noWrap/>
            <w:hideMark/>
          </w:tcPr>
          <w:p w14:paraId="158FA72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10/6/2022</w:t>
            </w:r>
          </w:p>
        </w:tc>
        <w:tc>
          <w:tcPr>
            <w:tcW w:w="1883" w:type="pct"/>
            <w:noWrap/>
            <w:hideMark/>
          </w:tcPr>
          <w:p w14:paraId="430B34B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Mexico, United States of America</w:t>
            </w:r>
          </w:p>
        </w:tc>
        <w:tc>
          <w:tcPr>
            <w:tcW w:w="1235" w:type="pct"/>
            <w:noWrap/>
            <w:hideMark/>
          </w:tcPr>
          <w:p w14:paraId="1FF326C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258A92A0" w14:textId="77777777" w:rsidTr="006A19A4">
        <w:trPr>
          <w:trHeight w:val="300"/>
        </w:trPr>
        <w:tc>
          <w:tcPr>
            <w:tcW w:w="718" w:type="pct"/>
            <w:noWrap/>
            <w:hideMark/>
          </w:tcPr>
          <w:p w14:paraId="1E0BDAE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Arkansas</w:t>
            </w:r>
          </w:p>
        </w:tc>
        <w:tc>
          <w:tcPr>
            <w:tcW w:w="1164" w:type="pct"/>
            <w:noWrap/>
            <w:hideMark/>
          </w:tcPr>
          <w:p w14:paraId="47D99A5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10/6/2022</w:t>
            </w:r>
          </w:p>
        </w:tc>
        <w:tc>
          <w:tcPr>
            <w:tcW w:w="1883" w:type="pct"/>
            <w:noWrap/>
            <w:hideMark/>
          </w:tcPr>
          <w:p w14:paraId="020223C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 United States of America</w:t>
            </w:r>
          </w:p>
        </w:tc>
        <w:tc>
          <w:tcPr>
            <w:tcW w:w="1235" w:type="pct"/>
            <w:noWrap/>
            <w:hideMark/>
          </w:tcPr>
          <w:p w14:paraId="2723DAB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1FBD935D" w14:textId="77777777" w:rsidTr="006A19A4">
        <w:trPr>
          <w:trHeight w:val="300"/>
        </w:trPr>
        <w:tc>
          <w:tcPr>
            <w:tcW w:w="718" w:type="pct"/>
            <w:noWrap/>
            <w:hideMark/>
          </w:tcPr>
          <w:p w14:paraId="5027BD1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Arkansas</w:t>
            </w:r>
          </w:p>
        </w:tc>
        <w:tc>
          <w:tcPr>
            <w:tcW w:w="1164" w:type="pct"/>
            <w:noWrap/>
            <w:hideMark/>
          </w:tcPr>
          <w:p w14:paraId="1F8D372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10/6/2022</w:t>
            </w:r>
          </w:p>
        </w:tc>
        <w:tc>
          <w:tcPr>
            <w:tcW w:w="1883" w:type="pct"/>
            <w:noWrap/>
            <w:hideMark/>
          </w:tcPr>
          <w:p w14:paraId="078A98C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Dakota, United States of America</w:t>
            </w:r>
          </w:p>
        </w:tc>
        <w:tc>
          <w:tcPr>
            <w:tcW w:w="1235" w:type="pct"/>
            <w:noWrap/>
            <w:hideMark/>
          </w:tcPr>
          <w:p w14:paraId="6B15006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01549973" w14:textId="77777777" w:rsidTr="006A19A4">
        <w:trPr>
          <w:trHeight w:val="300"/>
        </w:trPr>
        <w:tc>
          <w:tcPr>
            <w:tcW w:w="718" w:type="pct"/>
            <w:noWrap/>
            <w:hideMark/>
          </w:tcPr>
          <w:p w14:paraId="46CB1AB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Arkansas</w:t>
            </w:r>
          </w:p>
        </w:tc>
        <w:tc>
          <w:tcPr>
            <w:tcW w:w="1164" w:type="pct"/>
            <w:noWrap/>
            <w:hideMark/>
          </w:tcPr>
          <w:p w14:paraId="78CDE18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10/6/2022</w:t>
            </w:r>
          </w:p>
        </w:tc>
        <w:tc>
          <w:tcPr>
            <w:tcW w:w="1883" w:type="pct"/>
            <w:noWrap/>
            <w:hideMark/>
          </w:tcPr>
          <w:p w14:paraId="0D53126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Ohio, United States of America</w:t>
            </w:r>
          </w:p>
        </w:tc>
        <w:tc>
          <w:tcPr>
            <w:tcW w:w="1235" w:type="pct"/>
            <w:noWrap/>
            <w:hideMark/>
          </w:tcPr>
          <w:p w14:paraId="46F6B39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46AC165A" w14:textId="77777777" w:rsidTr="006A19A4">
        <w:trPr>
          <w:trHeight w:val="300"/>
        </w:trPr>
        <w:tc>
          <w:tcPr>
            <w:tcW w:w="718" w:type="pct"/>
            <w:noWrap/>
            <w:hideMark/>
          </w:tcPr>
          <w:p w14:paraId="258F925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Arkansas</w:t>
            </w:r>
          </w:p>
        </w:tc>
        <w:tc>
          <w:tcPr>
            <w:tcW w:w="1164" w:type="pct"/>
            <w:noWrap/>
            <w:hideMark/>
          </w:tcPr>
          <w:p w14:paraId="0FEDEAF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10/6/2022</w:t>
            </w:r>
          </w:p>
        </w:tc>
        <w:tc>
          <w:tcPr>
            <w:tcW w:w="1883" w:type="pct"/>
            <w:noWrap/>
            <w:hideMark/>
          </w:tcPr>
          <w:p w14:paraId="355C2FD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Ontario, Canada</w:t>
            </w:r>
          </w:p>
        </w:tc>
        <w:tc>
          <w:tcPr>
            <w:tcW w:w="1235" w:type="pct"/>
            <w:noWrap/>
            <w:hideMark/>
          </w:tcPr>
          <w:p w14:paraId="2CA4BB2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w:t>
            </w:r>
          </w:p>
        </w:tc>
      </w:tr>
      <w:tr w:rsidR="006A19A4" w:rsidRPr="006A19A4" w14:paraId="69EDB162" w14:textId="77777777" w:rsidTr="006A19A4">
        <w:trPr>
          <w:trHeight w:val="300"/>
        </w:trPr>
        <w:tc>
          <w:tcPr>
            <w:tcW w:w="718" w:type="pct"/>
            <w:noWrap/>
            <w:hideMark/>
          </w:tcPr>
          <w:p w14:paraId="52E25AB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Arkansas</w:t>
            </w:r>
          </w:p>
        </w:tc>
        <w:tc>
          <w:tcPr>
            <w:tcW w:w="1164" w:type="pct"/>
            <w:noWrap/>
            <w:hideMark/>
          </w:tcPr>
          <w:p w14:paraId="50BF02B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10/6/2022</w:t>
            </w:r>
          </w:p>
        </w:tc>
        <w:tc>
          <w:tcPr>
            <w:tcW w:w="1883" w:type="pct"/>
            <w:noWrap/>
            <w:hideMark/>
          </w:tcPr>
          <w:p w14:paraId="4AD8C17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Oregon, United States of America</w:t>
            </w:r>
          </w:p>
        </w:tc>
        <w:tc>
          <w:tcPr>
            <w:tcW w:w="1235" w:type="pct"/>
            <w:noWrap/>
            <w:hideMark/>
          </w:tcPr>
          <w:p w14:paraId="78838E0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5B3DBD43" w14:textId="77777777" w:rsidTr="006A19A4">
        <w:trPr>
          <w:trHeight w:val="300"/>
        </w:trPr>
        <w:tc>
          <w:tcPr>
            <w:tcW w:w="718" w:type="pct"/>
            <w:noWrap/>
            <w:hideMark/>
          </w:tcPr>
          <w:p w14:paraId="5EBAF80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Arkansas</w:t>
            </w:r>
          </w:p>
        </w:tc>
        <w:tc>
          <w:tcPr>
            <w:tcW w:w="1164" w:type="pct"/>
            <w:noWrap/>
            <w:hideMark/>
          </w:tcPr>
          <w:p w14:paraId="45C944C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10/6/2022</w:t>
            </w:r>
          </w:p>
        </w:tc>
        <w:tc>
          <w:tcPr>
            <w:tcW w:w="1883" w:type="pct"/>
            <w:noWrap/>
            <w:hideMark/>
          </w:tcPr>
          <w:p w14:paraId="5560A79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Pennsylvania, United States of America</w:t>
            </w:r>
          </w:p>
        </w:tc>
        <w:tc>
          <w:tcPr>
            <w:tcW w:w="1235" w:type="pct"/>
            <w:noWrap/>
            <w:hideMark/>
          </w:tcPr>
          <w:p w14:paraId="780B0EA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8</w:t>
            </w:r>
          </w:p>
        </w:tc>
      </w:tr>
      <w:tr w:rsidR="006A19A4" w:rsidRPr="006A19A4" w14:paraId="5A8DCE34" w14:textId="77777777" w:rsidTr="006A19A4">
        <w:trPr>
          <w:trHeight w:val="300"/>
        </w:trPr>
        <w:tc>
          <w:tcPr>
            <w:tcW w:w="718" w:type="pct"/>
            <w:noWrap/>
            <w:hideMark/>
          </w:tcPr>
          <w:p w14:paraId="6A928DC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Arkansas</w:t>
            </w:r>
          </w:p>
        </w:tc>
        <w:tc>
          <w:tcPr>
            <w:tcW w:w="1164" w:type="pct"/>
            <w:noWrap/>
            <w:hideMark/>
          </w:tcPr>
          <w:p w14:paraId="1355EE5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10/6/2022</w:t>
            </w:r>
          </w:p>
        </w:tc>
        <w:tc>
          <w:tcPr>
            <w:tcW w:w="1883" w:type="pct"/>
            <w:noWrap/>
            <w:hideMark/>
          </w:tcPr>
          <w:p w14:paraId="62A5AB1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Québec, Canada</w:t>
            </w:r>
          </w:p>
        </w:tc>
        <w:tc>
          <w:tcPr>
            <w:tcW w:w="1235" w:type="pct"/>
            <w:noWrap/>
            <w:hideMark/>
          </w:tcPr>
          <w:p w14:paraId="08A26F2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0BD90654" w14:textId="77777777" w:rsidTr="006A19A4">
        <w:trPr>
          <w:trHeight w:val="300"/>
        </w:trPr>
        <w:tc>
          <w:tcPr>
            <w:tcW w:w="718" w:type="pct"/>
            <w:noWrap/>
            <w:hideMark/>
          </w:tcPr>
          <w:p w14:paraId="0D2C87D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Arkansas</w:t>
            </w:r>
          </w:p>
        </w:tc>
        <w:tc>
          <w:tcPr>
            <w:tcW w:w="1164" w:type="pct"/>
            <w:noWrap/>
            <w:hideMark/>
          </w:tcPr>
          <w:p w14:paraId="006432F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10/6/2022</w:t>
            </w:r>
          </w:p>
        </w:tc>
        <w:tc>
          <w:tcPr>
            <w:tcW w:w="1883" w:type="pct"/>
            <w:noWrap/>
            <w:hideMark/>
          </w:tcPr>
          <w:p w14:paraId="1F045B9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Saratov, Russia</w:t>
            </w:r>
          </w:p>
        </w:tc>
        <w:tc>
          <w:tcPr>
            <w:tcW w:w="1235" w:type="pct"/>
            <w:noWrap/>
            <w:hideMark/>
          </w:tcPr>
          <w:p w14:paraId="05398CB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4AF13F38" w14:textId="77777777" w:rsidTr="006A19A4">
        <w:trPr>
          <w:trHeight w:val="300"/>
        </w:trPr>
        <w:tc>
          <w:tcPr>
            <w:tcW w:w="718" w:type="pct"/>
            <w:noWrap/>
            <w:hideMark/>
          </w:tcPr>
          <w:p w14:paraId="1FD48BE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Arkansas</w:t>
            </w:r>
          </w:p>
        </w:tc>
        <w:tc>
          <w:tcPr>
            <w:tcW w:w="1164" w:type="pct"/>
            <w:noWrap/>
            <w:hideMark/>
          </w:tcPr>
          <w:p w14:paraId="3808BA8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10/6/2022</w:t>
            </w:r>
          </w:p>
        </w:tc>
        <w:tc>
          <w:tcPr>
            <w:tcW w:w="1883" w:type="pct"/>
            <w:noWrap/>
            <w:hideMark/>
          </w:tcPr>
          <w:p w14:paraId="41E9503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Saskatchewan, Canada</w:t>
            </w:r>
          </w:p>
        </w:tc>
        <w:tc>
          <w:tcPr>
            <w:tcW w:w="1235" w:type="pct"/>
            <w:noWrap/>
            <w:hideMark/>
          </w:tcPr>
          <w:p w14:paraId="2EB7598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w:t>
            </w:r>
          </w:p>
        </w:tc>
      </w:tr>
      <w:tr w:rsidR="006A19A4" w:rsidRPr="006A19A4" w14:paraId="56E83228" w14:textId="77777777" w:rsidTr="006A19A4">
        <w:trPr>
          <w:trHeight w:val="300"/>
        </w:trPr>
        <w:tc>
          <w:tcPr>
            <w:tcW w:w="718" w:type="pct"/>
            <w:noWrap/>
            <w:hideMark/>
          </w:tcPr>
          <w:p w14:paraId="2413184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Arkansas</w:t>
            </w:r>
          </w:p>
        </w:tc>
        <w:tc>
          <w:tcPr>
            <w:tcW w:w="1164" w:type="pct"/>
            <w:noWrap/>
            <w:hideMark/>
          </w:tcPr>
          <w:p w14:paraId="0B96C92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10/6/2022</w:t>
            </w:r>
          </w:p>
        </w:tc>
        <w:tc>
          <w:tcPr>
            <w:tcW w:w="1883" w:type="pct"/>
            <w:noWrap/>
            <w:hideMark/>
          </w:tcPr>
          <w:p w14:paraId="32AF14C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South Dakota, United States of America</w:t>
            </w:r>
          </w:p>
        </w:tc>
        <w:tc>
          <w:tcPr>
            <w:tcW w:w="1235" w:type="pct"/>
            <w:noWrap/>
            <w:hideMark/>
          </w:tcPr>
          <w:p w14:paraId="01BD516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w:t>
            </w:r>
          </w:p>
        </w:tc>
      </w:tr>
      <w:tr w:rsidR="006A19A4" w:rsidRPr="006A19A4" w14:paraId="37C69260" w14:textId="77777777" w:rsidTr="006A19A4">
        <w:trPr>
          <w:trHeight w:val="300"/>
        </w:trPr>
        <w:tc>
          <w:tcPr>
            <w:tcW w:w="718" w:type="pct"/>
            <w:noWrap/>
            <w:hideMark/>
          </w:tcPr>
          <w:p w14:paraId="24D917A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Arkansas</w:t>
            </w:r>
          </w:p>
        </w:tc>
        <w:tc>
          <w:tcPr>
            <w:tcW w:w="1164" w:type="pct"/>
            <w:noWrap/>
            <w:hideMark/>
          </w:tcPr>
          <w:p w14:paraId="376D3A7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10/6/2022</w:t>
            </w:r>
          </w:p>
        </w:tc>
        <w:tc>
          <w:tcPr>
            <w:tcW w:w="1883" w:type="pct"/>
            <w:noWrap/>
            <w:hideMark/>
          </w:tcPr>
          <w:p w14:paraId="74687DB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Tennessee, United States of America</w:t>
            </w:r>
          </w:p>
        </w:tc>
        <w:tc>
          <w:tcPr>
            <w:tcW w:w="1235" w:type="pct"/>
            <w:noWrap/>
            <w:hideMark/>
          </w:tcPr>
          <w:p w14:paraId="67AB757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557692EB" w14:textId="77777777" w:rsidTr="006A19A4">
        <w:trPr>
          <w:trHeight w:val="300"/>
        </w:trPr>
        <w:tc>
          <w:tcPr>
            <w:tcW w:w="718" w:type="pct"/>
            <w:noWrap/>
            <w:hideMark/>
          </w:tcPr>
          <w:p w14:paraId="57EA4A8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Arkansas</w:t>
            </w:r>
          </w:p>
        </w:tc>
        <w:tc>
          <w:tcPr>
            <w:tcW w:w="1164" w:type="pct"/>
            <w:noWrap/>
            <w:hideMark/>
          </w:tcPr>
          <w:p w14:paraId="523A458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10/6/2022</w:t>
            </w:r>
          </w:p>
        </w:tc>
        <w:tc>
          <w:tcPr>
            <w:tcW w:w="1883" w:type="pct"/>
            <w:noWrap/>
            <w:hideMark/>
          </w:tcPr>
          <w:p w14:paraId="208B45F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Texas, United States of America</w:t>
            </w:r>
          </w:p>
        </w:tc>
        <w:tc>
          <w:tcPr>
            <w:tcW w:w="1235" w:type="pct"/>
            <w:noWrap/>
            <w:hideMark/>
          </w:tcPr>
          <w:p w14:paraId="1A088F8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2C66406E" w14:textId="77777777" w:rsidTr="006A19A4">
        <w:trPr>
          <w:trHeight w:val="300"/>
        </w:trPr>
        <w:tc>
          <w:tcPr>
            <w:tcW w:w="718" w:type="pct"/>
            <w:noWrap/>
            <w:hideMark/>
          </w:tcPr>
          <w:p w14:paraId="40EF24A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Arkansas</w:t>
            </w:r>
          </w:p>
        </w:tc>
        <w:tc>
          <w:tcPr>
            <w:tcW w:w="1164" w:type="pct"/>
            <w:noWrap/>
            <w:hideMark/>
          </w:tcPr>
          <w:p w14:paraId="315DE7F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10/6/2022</w:t>
            </w:r>
          </w:p>
        </w:tc>
        <w:tc>
          <w:tcPr>
            <w:tcW w:w="1883" w:type="pct"/>
            <w:noWrap/>
            <w:hideMark/>
          </w:tcPr>
          <w:p w14:paraId="7A99E67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 United States of America</w:t>
            </w:r>
          </w:p>
        </w:tc>
        <w:tc>
          <w:tcPr>
            <w:tcW w:w="1235" w:type="pct"/>
            <w:noWrap/>
            <w:hideMark/>
          </w:tcPr>
          <w:p w14:paraId="7D2C6D3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w:t>
            </w:r>
          </w:p>
        </w:tc>
      </w:tr>
      <w:tr w:rsidR="006A19A4" w:rsidRPr="006A19A4" w14:paraId="3274AF21" w14:textId="77777777" w:rsidTr="006A19A4">
        <w:trPr>
          <w:trHeight w:val="300"/>
        </w:trPr>
        <w:tc>
          <w:tcPr>
            <w:tcW w:w="718" w:type="pct"/>
            <w:noWrap/>
            <w:hideMark/>
          </w:tcPr>
          <w:p w14:paraId="69C27C0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Arkansas</w:t>
            </w:r>
          </w:p>
        </w:tc>
        <w:tc>
          <w:tcPr>
            <w:tcW w:w="1164" w:type="pct"/>
            <w:noWrap/>
            <w:hideMark/>
          </w:tcPr>
          <w:p w14:paraId="651CD7A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10/6/2022</w:t>
            </w:r>
          </w:p>
        </w:tc>
        <w:tc>
          <w:tcPr>
            <w:tcW w:w="1883" w:type="pct"/>
            <w:noWrap/>
            <w:hideMark/>
          </w:tcPr>
          <w:p w14:paraId="1E89397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Virginia, United States of America</w:t>
            </w:r>
          </w:p>
        </w:tc>
        <w:tc>
          <w:tcPr>
            <w:tcW w:w="1235" w:type="pct"/>
            <w:noWrap/>
            <w:hideMark/>
          </w:tcPr>
          <w:p w14:paraId="116D8AD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1A476E4F" w14:textId="77777777" w:rsidTr="006A19A4">
        <w:trPr>
          <w:trHeight w:val="300"/>
        </w:trPr>
        <w:tc>
          <w:tcPr>
            <w:tcW w:w="718" w:type="pct"/>
            <w:noWrap/>
            <w:hideMark/>
          </w:tcPr>
          <w:p w14:paraId="416F47F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Arkansas</w:t>
            </w:r>
          </w:p>
        </w:tc>
        <w:tc>
          <w:tcPr>
            <w:tcW w:w="1164" w:type="pct"/>
            <w:noWrap/>
            <w:hideMark/>
          </w:tcPr>
          <w:p w14:paraId="6529042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10/6/2022</w:t>
            </w:r>
          </w:p>
        </w:tc>
        <w:tc>
          <w:tcPr>
            <w:tcW w:w="1883" w:type="pct"/>
            <w:noWrap/>
            <w:hideMark/>
          </w:tcPr>
          <w:p w14:paraId="71905CA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 United States of America</w:t>
            </w:r>
          </w:p>
        </w:tc>
        <w:tc>
          <w:tcPr>
            <w:tcW w:w="1235" w:type="pct"/>
            <w:noWrap/>
            <w:hideMark/>
          </w:tcPr>
          <w:p w14:paraId="4A4027E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37712819" w14:textId="77777777" w:rsidTr="006A19A4">
        <w:trPr>
          <w:trHeight w:val="300"/>
        </w:trPr>
        <w:tc>
          <w:tcPr>
            <w:tcW w:w="718" w:type="pct"/>
            <w:noWrap/>
            <w:hideMark/>
          </w:tcPr>
          <w:p w14:paraId="415F98A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lastRenderedPageBreak/>
              <w:t>Arkansas</w:t>
            </w:r>
          </w:p>
        </w:tc>
        <w:tc>
          <w:tcPr>
            <w:tcW w:w="1164" w:type="pct"/>
            <w:noWrap/>
            <w:hideMark/>
          </w:tcPr>
          <w:p w14:paraId="0B7105B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10/6/2022</w:t>
            </w:r>
          </w:p>
        </w:tc>
        <w:tc>
          <w:tcPr>
            <w:tcW w:w="1883" w:type="pct"/>
            <w:noWrap/>
            <w:hideMark/>
          </w:tcPr>
          <w:p w14:paraId="09F5AB7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Wisconsin, United States of America</w:t>
            </w:r>
          </w:p>
        </w:tc>
        <w:tc>
          <w:tcPr>
            <w:tcW w:w="1235" w:type="pct"/>
            <w:noWrap/>
            <w:hideMark/>
          </w:tcPr>
          <w:p w14:paraId="30BF56C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444BD21C" w14:textId="77777777" w:rsidTr="006A19A4">
        <w:trPr>
          <w:trHeight w:val="300"/>
        </w:trPr>
        <w:tc>
          <w:tcPr>
            <w:tcW w:w="718" w:type="pct"/>
            <w:noWrap/>
            <w:hideMark/>
          </w:tcPr>
          <w:p w14:paraId="0B1C211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Louisiana</w:t>
            </w:r>
          </w:p>
        </w:tc>
        <w:tc>
          <w:tcPr>
            <w:tcW w:w="1164" w:type="pct"/>
            <w:noWrap/>
            <w:hideMark/>
          </w:tcPr>
          <w:p w14:paraId="512D8F2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10/13/2022</w:t>
            </w:r>
          </w:p>
        </w:tc>
        <w:tc>
          <w:tcPr>
            <w:tcW w:w="1883" w:type="pct"/>
            <w:noWrap/>
            <w:hideMark/>
          </w:tcPr>
          <w:p w14:paraId="5BD975F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 United States of America</w:t>
            </w:r>
          </w:p>
        </w:tc>
        <w:tc>
          <w:tcPr>
            <w:tcW w:w="1235" w:type="pct"/>
            <w:noWrap/>
            <w:hideMark/>
          </w:tcPr>
          <w:p w14:paraId="408EE09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3D4220DD" w14:textId="77777777" w:rsidTr="006A19A4">
        <w:trPr>
          <w:trHeight w:val="300"/>
        </w:trPr>
        <w:tc>
          <w:tcPr>
            <w:tcW w:w="718" w:type="pct"/>
            <w:noWrap/>
            <w:hideMark/>
          </w:tcPr>
          <w:p w14:paraId="2BC8454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Louisiana</w:t>
            </w:r>
          </w:p>
        </w:tc>
        <w:tc>
          <w:tcPr>
            <w:tcW w:w="1164" w:type="pct"/>
            <w:noWrap/>
            <w:hideMark/>
          </w:tcPr>
          <w:p w14:paraId="3D177F9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10/13/2022</w:t>
            </w:r>
          </w:p>
        </w:tc>
        <w:tc>
          <w:tcPr>
            <w:tcW w:w="1883" w:type="pct"/>
            <w:noWrap/>
            <w:hideMark/>
          </w:tcPr>
          <w:p w14:paraId="49870E9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Alberta, Canada</w:t>
            </w:r>
          </w:p>
        </w:tc>
        <w:tc>
          <w:tcPr>
            <w:tcW w:w="1235" w:type="pct"/>
            <w:noWrap/>
            <w:hideMark/>
          </w:tcPr>
          <w:p w14:paraId="5D48647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25</w:t>
            </w:r>
          </w:p>
        </w:tc>
      </w:tr>
      <w:tr w:rsidR="006A19A4" w:rsidRPr="006A19A4" w14:paraId="24EBFE20" w14:textId="77777777" w:rsidTr="006A19A4">
        <w:trPr>
          <w:trHeight w:val="300"/>
        </w:trPr>
        <w:tc>
          <w:tcPr>
            <w:tcW w:w="718" w:type="pct"/>
            <w:noWrap/>
            <w:hideMark/>
          </w:tcPr>
          <w:p w14:paraId="2CF381A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Louisiana</w:t>
            </w:r>
          </w:p>
        </w:tc>
        <w:tc>
          <w:tcPr>
            <w:tcW w:w="1164" w:type="pct"/>
            <w:noWrap/>
            <w:hideMark/>
          </w:tcPr>
          <w:p w14:paraId="14C17C1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10/13/2022</w:t>
            </w:r>
          </w:p>
        </w:tc>
        <w:tc>
          <w:tcPr>
            <w:tcW w:w="1883" w:type="pct"/>
            <w:noWrap/>
            <w:hideMark/>
          </w:tcPr>
          <w:p w14:paraId="5DC286C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Arkansas, United States of America</w:t>
            </w:r>
          </w:p>
        </w:tc>
        <w:tc>
          <w:tcPr>
            <w:tcW w:w="1235" w:type="pct"/>
            <w:noWrap/>
            <w:hideMark/>
          </w:tcPr>
          <w:p w14:paraId="0ABA376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7F2EFDC0" w14:textId="77777777" w:rsidTr="006A19A4">
        <w:trPr>
          <w:trHeight w:val="300"/>
        </w:trPr>
        <w:tc>
          <w:tcPr>
            <w:tcW w:w="718" w:type="pct"/>
            <w:noWrap/>
            <w:hideMark/>
          </w:tcPr>
          <w:p w14:paraId="0C80E2B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Louisiana</w:t>
            </w:r>
          </w:p>
        </w:tc>
        <w:tc>
          <w:tcPr>
            <w:tcW w:w="1164" w:type="pct"/>
            <w:noWrap/>
            <w:hideMark/>
          </w:tcPr>
          <w:p w14:paraId="4785B50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10/13/2022</w:t>
            </w:r>
          </w:p>
        </w:tc>
        <w:tc>
          <w:tcPr>
            <w:tcW w:w="1883" w:type="pct"/>
            <w:noWrap/>
            <w:hideMark/>
          </w:tcPr>
          <w:p w14:paraId="6F7EE31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British Columbia, Canada</w:t>
            </w:r>
          </w:p>
        </w:tc>
        <w:tc>
          <w:tcPr>
            <w:tcW w:w="1235" w:type="pct"/>
            <w:noWrap/>
            <w:hideMark/>
          </w:tcPr>
          <w:p w14:paraId="71DB253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7A21AC60" w14:textId="77777777" w:rsidTr="006A19A4">
        <w:trPr>
          <w:trHeight w:val="300"/>
        </w:trPr>
        <w:tc>
          <w:tcPr>
            <w:tcW w:w="718" w:type="pct"/>
            <w:noWrap/>
            <w:hideMark/>
          </w:tcPr>
          <w:p w14:paraId="48C9A21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Louisiana</w:t>
            </w:r>
          </w:p>
        </w:tc>
        <w:tc>
          <w:tcPr>
            <w:tcW w:w="1164" w:type="pct"/>
            <w:noWrap/>
            <w:hideMark/>
          </w:tcPr>
          <w:p w14:paraId="7A5B2EA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10/13/2022</w:t>
            </w:r>
          </w:p>
        </w:tc>
        <w:tc>
          <w:tcPr>
            <w:tcW w:w="1883" w:type="pct"/>
            <w:noWrap/>
            <w:hideMark/>
          </w:tcPr>
          <w:p w14:paraId="1718C92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California, United States of America</w:t>
            </w:r>
          </w:p>
        </w:tc>
        <w:tc>
          <w:tcPr>
            <w:tcW w:w="1235" w:type="pct"/>
            <w:noWrap/>
            <w:hideMark/>
          </w:tcPr>
          <w:p w14:paraId="2CE8CD8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8</w:t>
            </w:r>
          </w:p>
        </w:tc>
      </w:tr>
      <w:tr w:rsidR="006A19A4" w:rsidRPr="006A19A4" w14:paraId="7061603E" w14:textId="77777777" w:rsidTr="006A19A4">
        <w:trPr>
          <w:trHeight w:val="300"/>
        </w:trPr>
        <w:tc>
          <w:tcPr>
            <w:tcW w:w="718" w:type="pct"/>
            <w:noWrap/>
            <w:hideMark/>
          </w:tcPr>
          <w:p w14:paraId="78DED42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Louisiana</w:t>
            </w:r>
          </w:p>
        </w:tc>
        <w:tc>
          <w:tcPr>
            <w:tcW w:w="1164" w:type="pct"/>
            <w:noWrap/>
            <w:hideMark/>
          </w:tcPr>
          <w:p w14:paraId="177D26E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10/13/2022</w:t>
            </w:r>
          </w:p>
        </w:tc>
        <w:tc>
          <w:tcPr>
            <w:tcW w:w="1883" w:type="pct"/>
            <w:noWrap/>
            <w:hideMark/>
          </w:tcPr>
          <w:p w14:paraId="3749F37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Colorado, United States of America</w:t>
            </w:r>
          </w:p>
        </w:tc>
        <w:tc>
          <w:tcPr>
            <w:tcW w:w="1235" w:type="pct"/>
            <w:noWrap/>
            <w:hideMark/>
          </w:tcPr>
          <w:p w14:paraId="2B0EC32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8</w:t>
            </w:r>
          </w:p>
        </w:tc>
      </w:tr>
      <w:tr w:rsidR="006A19A4" w:rsidRPr="006A19A4" w14:paraId="56EBC29F" w14:textId="77777777" w:rsidTr="006A19A4">
        <w:trPr>
          <w:trHeight w:val="300"/>
        </w:trPr>
        <w:tc>
          <w:tcPr>
            <w:tcW w:w="718" w:type="pct"/>
            <w:noWrap/>
            <w:hideMark/>
          </w:tcPr>
          <w:p w14:paraId="62B629C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Louisiana</w:t>
            </w:r>
          </w:p>
        </w:tc>
        <w:tc>
          <w:tcPr>
            <w:tcW w:w="1164" w:type="pct"/>
            <w:noWrap/>
            <w:hideMark/>
          </w:tcPr>
          <w:p w14:paraId="016C951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10/13/2022</w:t>
            </w:r>
          </w:p>
        </w:tc>
        <w:tc>
          <w:tcPr>
            <w:tcW w:w="1883" w:type="pct"/>
            <w:noWrap/>
            <w:hideMark/>
          </w:tcPr>
          <w:p w14:paraId="3D9FCA1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Connecticut, United States of America</w:t>
            </w:r>
          </w:p>
        </w:tc>
        <w:tc>
          <w:tcPr>
            <w:tcW w:w="1235" w:type="pct"/>
            <w:noWrap/>
            <w:hideMark/>
          </w:tcPr>
          <w:p w14:paraId="3618226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79A1C769" w14:textId="77777777" w:rsidTr="006A19A4">
        <w:trPr>
          <w:trHeight w:val="300"/>
        </w:trPr>
        <w:tc>
          <w:tcPr>
            <w:tcW w:w="718" w:type="pct"/>
            <w:noWrap/>
            <w:hideMark/>
          </w:tcPr>
          <w:p w14:paraId="2D96305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Louisiana</w:t>
            </w:r>
          </w:p>
        </w:tc>
        <w:tc>
          <w:tcPr>
            <w:tcW w:w="1164" w:type="pct"/>
            <w:noWrap/>
            <w:hideMark/>
          </w:tcPr>
          <w:p w14:paraId="75CA617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10/13/2022</w:t>
            </w:r>
          </w:p>
        </w:tc>
        <w:tc>
          <w:tcPr>
            <w:tcW w:w="1883" w:type="pct"/>
            <w:noWrap/>
            <w:hideMark/>
          </w:tcPr>
          <w:p w14:paraId="700ABBF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Delaware, United States of America</w:t>
            </w:r>
          </w:p>
        </w:tc>
        <w:tc>
          <w:tcPr>
            <w:tcW w:w="1235" w:type="pct"/>
            <w:noWrap/>
            <w:hideMark/>
          </w:tcPr>
          <w:p w14:paraId="66DAF97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71ADF21D" w14:textId="77777777" w:rsidTr="006A19A4">
        <w:trPr>
          <w:trHeight w:val="300"/>
        </w:trPr>
        <w:tc>
          <w:tcPr>
            <w:tcW w:w="718" w:type="pct"/>
            <w:noWrap/>
            <w:hideMark/>
          </w:tcPr>
          <w:p w14:paraId="4E6BFE4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Louisiana</w:t>
            </w:r>
          </w:p>
        </w:tc>
        <w:tc>
          <w:tcPr>
            <w:tcW w:w="1164" w:type="pct"/>
            <w:noWrap/>
            <w:hideMark/>
          </w:tcPr>
          <w:p w14:paraId="2006E2C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10/13/2022</w:t>
            </w:r>
          </w:p>
        </w:tc>
        <w:tc>
          <w:tcPr>
            <w:tcW w:w="1883" w:type="pct"/>
            <w:noWrap/>
            <w:hideMark/>
          </w:tcPr>
          <w:p w14:paraId="4337B9B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Florida, United States of America</w:t>
            </w:r>
          </w:p>
        </w:tc>
        <w:tc>
          <w:tcPr>
            <w:tcW w:w="1235" w:type="pct"/>
            <w:noWrap/>
            <w:hideMark/>
          </w:tcPr>
          <w:p w14:paraId="4BDCD39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02F03969" w14:textId="77777777" w:rsidTr="006A19A4">
        <w:trPr>
          <w:trHeight w:val="300"/>
        </w:trPr>
        <w:tc>
          <w:tcPr>
            <w:tcW w:w="718" w:type="pct"/>
            <w:noWrap/>
            <w:hideMark/>
          </w:tcPr>
          <w:p w14:paraId="392E2D7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Louisiana</w:t>
            </w:r>
          </w:p>
        </w:tc>
        <w:tc>
          <w:tcPr>
            <w:tcW w:w="1164" w:type="pct"/>
            <w:noWrap/>
            <w:hideMark/>
          </w:tcPr>
          <w:p w14:paraId="3B92C32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10/13/2022</w:t>
            </w:r>
          </w:p>
        </w:tc>
        <w:tc>
          <w:tcPr>
            <w:tcW w:w="1883" w:type="pct"/>
            <w:noWrap/>
            <w:hideMark/>
          </w:tcPr>
          <w:p w14:paraId="0854E33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Idaho, United States of America</w:t>
            </w:r>
          </w:p>
        </w:tc>
        <w:tc>
          <w:tcPr>
            <w:tcW w:w="1235" w:type="pct"/>
            <w:noWrap/>
            <w:hideMark/>
          </w:tcPr>
          <w:p w14:paraId="3B9CA19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212B2E2E" w14:textId="77777777" w:rsidTr="006A19A4">
        <w:trPr>
          <w:trHeight w:val="300"/>
        </w:trPr>
        <w:tc>
          <w:tcPr>
            <w:tcW w:w="718" w:type="pct"/>
            <w:noWrap/>
            <w:hideMark/>
          </w:tcPr>
          <w:p w14:paraId="54D727E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Louisiana</w:t>
            </w:r>
          </w:p>
        </w:tc>
        <w:tc>
          <w:tcPr>
            <w:tcW w:w="1164" w:type="pct"/>
            <w:noWrap/>
            <w:hideMark/>
          </w:tcPr>
          <w:p w14:paraId="5D2333B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10/13/2022</w:t>
            </w:r>
          </w:p>
        </w:tc>
        <w:tc>
          <w:tcPr>
            <w:tcW w:w="1883" w:type="pct"/>
            <w:noWrap/>
            <w:hideMark/>
          </w:tcPr>
          <w:p w14:paraId="2A84FAE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Illinois, United States of America</w:t>
            </w:r>
          </w:p>
        </w:tc>
        <w:tc>
          <w:tcPr>
            <w:tcW w:w="1235" w:type="pct"/>
            <w:noWrap/>
            <w:hideMark/>
          </w:tcPr>
          <w:p w14:paraId="4A9A6BE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7792229F" w14:textId="77777777" w:rsidTr="006A19A4">
        <w:trPr>
          <w:trHeight w:val="300"/>
        </w:trPr>
        <w:tc>
          <w:tcPr>
            <w:tcW w:w="718" w:type="pct"/>
            <w:noWrap/>
            <w:hideMark/>
          </w:tcPr>
          <w:p w14:paraId="10974E5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Louisiana</w:t>
            </w:r>
          </w:p>
        </w:tc>
        <w:tc>
          <w:tcPr>
            <w:tcW w:w="1164" w:type="pct"/>
            <w:noWrap/>
            <w:hideMark/>
          </w:tcPr>
          <w:p w14:paraId="17A518D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10/13/2022</w:t>
            </w:r>
          </w:p>
        </w:tc>
        <w:tc>
          <w:tcPr>
            <w:tcW w:w="1883" w:type="pct"/>
            <w:noWrap/>
            <w:hideMark/>
          </w:tcPr>
          <w:p w14:paraId="33B7345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Kansas, United States of America</w:t>
            </w:r>
          </w:p>
        </w:tc>
        <w:tc>
          <w:tcPr>
            <w:tcW w:w="1235" w:type="pct"/>
            <w:noWrap/>
            <w:hideMark/>
          </w:tcPr>
          <w:p w14:paraId="165FE2F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16339B11" w14:textId="77777777" w:rsidTr="006A19A4">
        <w:trPr>
          <w:trHeight w:val="300"/>
        </w:trPr>
        <w:tc>
          <w:tcPr>
            <w:tcW w:w="718" w:type="pct"/>
            <w:noWrap/>
            <w:hideMark/>
          </w:tcPr>
          <w:p w14:paraId="3C471D4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Louisiana</w:t>
            </w:r>
          </w:p>
        </w:tc>
        <w:tc>
          <w:tcPr>
            <w:tcW w:w="1164" w:type="pct"/>
            <w:noWrap/>
            <w:hideMark/>
          </w:tcPr>
          <w:p w14:paraId="0F3A2B3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10/13/2022</w:t>
            </w:r>
          </w:p>
        </w:tc>
        <w:tc>
          <w:tcPr>
            <w:tcW w:w="1883" w:type="pct"/>
            <w:noWrap/>
            <w:hideMark/>
          </w:tcPr>
          <w:p w14:paraId="4599C13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Kentucky, United States of America</w:t>
            </w:r>
          </w:p>
        </w:tc>
        <w:tc>
          <w:tcPr>
            <w:tcW w:w="1235" w:type="pct"/>
            <w:noWrap/>
            <w:hideMark/>
          </w:tcPr>
          <w:p w14:paraId="36953C3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15905045" w14:textId="77777777" w:rsidTr="006A19A4">
        <w:trPr>
          <w:trHeight w:val="300"/>
        </w:trPr>
        <w:tc>
          <w:tcPr>
            <w:tcW w:w="718" w:type="pct"/>
            <w:noWrap/>
            <w:hideMark/>
          </w:tcPr>
          <w:p w14:paraId="54D09E8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Louisiana</w:t>
            </w:r>
          </w:p>
        </w:tc>
        <w:tc>
          <w:tcPr>
            <w:tcW w:w="1164" w:type="pct"/>
            <w:noWrap/>
            <w:hideMark/>
          </w:tcPr>
          <w:p w14:paraId="625ED2E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10/13/2022</w:t>
            </w:r>
          </w:p>
        </w:tc>
        <w:tc>
          <w:tcPr>
            <w:tcW w:w="1883" w:type="pct"/>
            <w:noWrap/>
            <w:hideMark/>
          </w:tcPr>
          <w:p w14:paraId="6ACE89D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Manitoba, Canada</w:t>
            </w:r>
          </w:p>
        </w:tc>
        <w:tc>
          <w:tcPr>
            <w:tcW w:w="1235" w:type="pct"/>
            <w:noWrap/>
            <w:hideMark/>
          </w:tcPr>
          <w:p w14:paraId="1089E7D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22</w:t>
            </w:r>
          </w:p>
        </w:tc>
      </w:tr>
      <w:tr w:rsidR="006A19A4" w:rsidRPr="006A19A4" w14:paraId="6C197901" w14:textId="77777777" w:rsidTr="006A19A4">
        <w:trPr>
          <w:trHeight w:val="300"/>
        </w:trPr>
        <w:tc>
          <w:tcPr>
            <w:tcW w:w="718" w:type="pct"/>
            <w:noWrap/>
            <w:hideMark/>
          </w:tcPr>
          <w:p w14:paraId="5C6411C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Louisiana</w:t>
            </w:r>
          </w:p>
        </w:tc>
        <w:tc>
          <w:tcPr>
            <w:tcW w:w="1164" w:type="pct"/>
            <w:noWrap/>
            <w:hideMark/>
          </w:tcPr>
          <w:p w14:paraId="060AC74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10/13/2022</w:t>
            </w:r>
          </w:p>
        </w:tc>
        <w:tc>
          <w:tcPr>
            <w:tcW w:w="1883" w:type="pct"/>
            <w:noWrap/>
            <w:hideMark/>
          </w:tcPr>
          <w:p w14:paraId="668C9DC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Maryland, United States of America</w:t>
            </w:r>
          </w:p>
        </w:tc>
        <w:tc>
          <w:tcPr>
            <w:tcW w:w="1235" w:type="pct"/>
            <w:noWrap/>
            <w:hideMark/>
          </w:tcPr>
          <w:p w14:paraId="3B8EB09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59D2AF20" w14:textId="77777777" w:rsidTr="006A19A4">
        <w:trPr>
          <w:trHeight w:val="300"/>
        </w:trPr>
        <w:tc>
          <w:tcPr>
            <w:tcW w:w="718" w:type="pct"/>
            <w:noWrap/>
            <w:hideMark/>
          </w:tcPr>
          <w:p w14:paraId="284407A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Louisiana</w:t>
            </w:r>
          </w:p>
        </w:tc>
        <w:tc>
          <w:tcPr>
            <w:tcW w:w="1164" w:type="pct"/>
            <w:noWrap/>
            <w:hideMark/>
          </w:tcPr>
          <w:p w14:paraId="54E5BDD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10/13/2022</w:t>
            </w:r>
          </w:p>
        </w:tc>
        <w:tc>
          <w:tcPr>
            <w:tcW w:w="1883" w:type="pct"/>
            <w:noWrap/>
            <w:hideMark/>
          </w:tcPr>
          <w:p w14:paraId="0CB017A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México, Mexico</w:t>
            </w:r>
          </w:p>
        </w:tc>
        <w:tc>
          <w:tcPr>
            <w:tcW w:w="1235" w:type="pct"/>
            <w:noWrap/>
            <w:hideMark/>
          </w:tcPr>
          <w:p w14:paraId="5A89216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4625CA1D" w14:textId="77777777" w:rsidTr="006A19A4">
        <w:trPr>
          <w:trHeight w:val="300"/>
        </w:trPr>
        <w:tc>
          <w:tcPr>
            <w:tcW w:w="718" w:type="pct"/>
            <w:noWrap/>
            <w:hideMark/>
          </w:tcPr>
          <w:p w14:paraId="0295488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Louisiana</w:t>
            </w:r>
          </w:p>
        </w:tc>
        <w:tc>
          <w:tcPr>
            <w:tcW w:w="1164" w:type="pct"/>
            <w:noWrap/>
            <w:hideMark/>
          </w:tcPr>
          <w:p w14:paraId="340B233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10/13/2022</w:t>
            </w:r>
          </w:p>
        </w:tc>
        <w:tc>
          <w:tcPr>
            <w:tcW w:w="1883" w:type="pct"/>
            <w:noWrap/>
            <w:hideMark/>
          </w:tcPr>
          <w:p w14:paraId="2A5341E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 United States of America</w:t>
            </w:r>
          </w:p>
        </w:tc>
        <w:tc>
          <w:tcPr>
            <w:tcW w:w="1235" w:type="pct"/>
            <w:noWrap/>
            <w:hideMark/>
          </w:tcPr>
          <w:p w14:paraId="5714705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637DEBF0" w14:textId="77777777" w:rsidTr="006A19A4">
        <w:trPr>
          <w:trHeight w:val="300"/>
        </w:trPr>
        <w:tc>
          <w:tcPr>
            <w:tcW w:w="718" w:type="pct"/>
            <w:noWrap/>
            <w:hideMark/>
          </w:tcPr>
          <w:p w14:paraId="32C7899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Louisiana</w:t>
            </w:r>
          </w:p>
        </w:tc>
        <w:tc>
          <w:tcPr>
            <w:tcW w:w="1164" w:type="pct"/>
            <w:noWrap/>
            <w:hideMark/>
          </w:tcPr>
          <w:p w14:paraId="2BF60B2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10/13/2022</w:t>
            </w:r>
          </w:p>
        </w:tc>
        <w:tc>
          <w:tcPr>
            <w:tcW w:w="1883" w:type="pct"/>
            <w:noWrap/>
            <w:hideMark/>
          </w:tcPr>
          <w:p w14:paraId="19175BF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Minnesota, United States of America</w:t>
            </w:r>
          </w:p>
        </w:tc>
        <w:tc>
          <w:tcPr>
            <w:tcW w:w="1235" w:type="pct"/>
            <w:noWrap/>
            <w:hideMark/>
          </w:tcPr>
          <w:p w14:paraId="3031044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w:t>
            </w:r>
          </w:p>
        </w:tc>
      </w:tr>
      <w:tr w:rsidR="006A19A4" w:rsidRPr="006A19A4" w14:paraId="446E2CFB" w14:textId="77777777" w:rsidTr="006A19A4">
        <w:trPr>
          <w:trHeight w:val="300"/>
        </w:trPr>
        <w:tc>
          <w:tcPr>
            <w:tcW w:w="718" w:type="pct"/>
            <w:noWrap/>
            <w:hideMark/>
          </w:tcPr>
          <w:p w14:paraId="70D12F5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Louisiana</w:t>
            </w:r>
          </w:p>
        </w:tc>
        <w:tc>
          <w:tcPr>
            <w:tcW w:w="1164" w:type="pct"/>
            <w:noWrap/>
            <w:hideMark/>
          </w:tcPr>
          <w:p w14:paraId="24126F6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10/13/2022</w:t>
            </w:r>
          </w:p>
        </w:tc>
        <w:tc>
          <w:tcPr>
            <w:tcW w:w="1883" w:type="pct"/>
            <w:noWrap/>
            <w:hideMark/>
          </w:tcPr>
          <w:p w14:paraId="7247B46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Missouri, United States of America</w:t>
            </w:r>
          </w:p>
        </w:tc>
        <w:tc>
          <w:tcPr>
            <w:tcW w:w="1235" w:type="pct"/>
            <w:noWrap/>
            <w:hideMark/>
          </w:tcPr>
          <w:p w14:paraId="43E1B1C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25A96CD1" w14:textId="77777777" w:rsidTr="006A19A4">
        <w:trPr>
          <w:trHeight w:val="300"/>
        </w:trPr>
        <w:tc>
          <w:tcPr>
            <w:tcW w:w="718" w:type="pct"/>
            <w:noWrap/>
            <w:hideMark/>
          </w:tcPr>
          <w:p w14:paraId="51C0858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Louisiana</w:t>
            </w:r>
          </w:p>
        </w:tc>
        <w:tc>
          <w:tcPr>
            <w:tcW w:w="1164" w:type="pct"/>
            <w:noWrap/>
            <w:hideMark/>
          </w:tcPr>
          <w:p w14:paraId="61CF7EE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10/13/2022</w:t>
            </w:r>
          </w:p>
        </w:tc>
        <w:tc>
          <w:tcPr>
            <w:tcW w:w="1883" w:type="pct"/>
            <w:noWrap/>
            <w:hideMark/>
          </w:tcPr>
          <w:p w14:paraId="7044759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Montana, United States of America</w:t>
            </w:r>
          </w:p>
        </w:tc>
        <w:tc>
          <w:tcPr>
            <w:tcW w:w="1235" w:type="pct"/>
            <w:noWrap/>
            <w:hideMark/>
          </w:tcPr>
          <w:p w14:paraId="0D5F8CC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38E304D4" w14:textId="77777777" w:rsidTr="006A19A4">
        <w:trPr>
          <w:trHeight w:val="300"/>
        </w:trPr>
        <w:tc>
          <w:tcPr>
            <w:tcW w:w="718" w:type="pct"/>
            <w:noWrap/>
            <w:hideMark/>
          </w:tcPr>
          <w:p w14:paraId="6FC0475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Louisiana</w:t>
            </w:r>
          </w:p>
        </w:tc>
        <w:tc>
          <w:tcPr>
            <w:tcW w:w="1164" w:type="pct"/>
            <w:noWrap/>
            <w:hideMark/>
          </w:tcPr>
          <w:p w14:paraId="3E7CF3E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10/13/2022</w:t>
            </w:r>
          </w:p>
        </w:tc>
        <w:tc>
          <w:tcPr>
            <w:tcW w:w="1883" w:type="pct"/>
            <w:noWrap/>
            <w:hideMark/>
          </w:tcPr>
          <w:p w14:paraId="5AA49F2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Nebraska, United States of America</w:t>
            </w:r>
          </w:p>
        </w:tc>
        <w:tc>
          <w:tcPr>
            <w:tcW w:w="1235" w:type="pct"/>
            <w:noWrap/>
            <w:hideMark/>
          </w:tcPr>
          <w:p w14:paraId="787B9A7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7091DDBF" w14:textId="77777777" w:rsidTr="006A19A4">
        <w:trPr>
          <w:trHeight w:val="300"/>
        </w:trPr>
        <w:tc>
          <w:tcPr>
            <w:tcW w:w="718" w:type="pct"/>
            <w:noWrap/>
            <w:hideMark/>
          </w:tcPr>
          <w:p w14:paraId="783D1B3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Louisiana</w:t>
            </w:r>
          </w:p>
        </w:tc>
        <w:tc>
          <w:tcPr>
            <w:tcW w:w="1164" w:type="pct"/>
            <w:noWrap/>
            <w:hideMark/>
          </w:tcPr>
          <w:p w14:paraId="5B4B1EB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10/13/2022</w:t>
            </w:r>
          </w:p>
        </w:tc>
        <w:tc>
          <w:tcPr>
            <w:tcW w:w="1883" w:type="pct"/>
            <w:noWrap/>
            <w:hideMark/>
          </w:tcPr>
          <w:p w14:paraId="6BE75DB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Nevada, United States of America</w:t>
            </w:r>
          </w:p>
        </w:tc>
        <w:tc>
          <w:tcPr>
            <w:tcW w:w="1235" w:type="pct"/>
            <w:noWrap/>
            <w:hideMark/>
          </w:tcPr>
          <w:p w14:paraId="2603885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3B7986FF" w14:textId="77777777" w:rsidTr="006A19A4">
        <w:trPr>
          <w:trHeight w:val="300"/>
        </w:trPr>
        <w:tc>
          <w:tcPr>
            <w:tcW w:w="718" w:type="pct"/>
            <w:noWrap/>
            <w:hideMark/>
          </w:tcPr>
          <w:p w14:paraId="26F4E36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Louisiana</w:t>
            </w:r>
          </w:p>
        </w:tc>
        <w:tc>
          <w:tcPr>
            <w:tcW w:w="1164" w:type="pct"/>
            <w:noWrap/>
            <w:hideMark/>
          </w:tcPr>
          <w:p w14:paraId="1BC5639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10/13/2022</w:t>
            </w:r>
          </w:p>
        </w:tc>
        <w:tc>
          <w:tcPr>
            <w:tcW w:w="1883" w:type="pct"/>
            <w:noWrap/>
            <w:hideMark/>
          </w:tcPr>
          <w:p w14:paraId="7E8ADBB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Hampshire, United States of America</w:t>
            </w:r>
          </w:p>
        </w:tc>
        <w:tc>
          <w:tcPr>
            <w:tcW w:w="1235" w:type="pct"/>
            <w:noWrap/>
            <w:hideMark/>
          </w:tcPr>
          <w:p w14:paraId="301BF45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7B723FD8" w14:textId="77777777" w:rsidTr="006A19A4">
        <w:trPr>
          <w:trHeight w:val="300"/>
        </w:trPr>
        <w:tc>
          <w:tcPr>
            <w:tcW w:w="718" w:type="pct"/>
            <w:noWrap/>
            <w:hideMark/>
          </w:tcPr>
          <w:p w14:paraId="403CB2D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Louisiana</w:t>
            </w:r>
          </w:p>
        </w:tc>
        <w:tc>
          <w:tcPr>
            <w:tcW w:w="1164" w:type="pct"/>
            <w:noWrap/>
            <w:hideMark/>
          </w:tcPr>
          <w:p w14:paraId="73A6940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10/13/2022</w:t>
            </w:r>
          </w:p>
        </w:tc>
        <w:tc>
          <w:tcPr>
            <w:tcW w:w="1883" w:type="pct"/>
            <w:noWrap/>
            <w:hideMark/>
          </w:tcPr>
          <w:p w14:paraId="588A0F9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Jersey, United States of America</w:t>
            </w:r>
          </w:p>
        </w:tc>
        <w:tc>
          <w:tcPr>
            <w:tcW w:w="1235" w:type="pct"/>
            <w:noWrap/>
            <w:hideMark/>
          </w:tcPr>
          <w:p w14:paraId="4385B4B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14FEC912" w14:textId="77777777" w:rsidTr="006A19A4">
        <w:trPr>
          <w:trHeight w:val="300"/>
        </w:trPr>
        <w:tc>
          <w:tcPr>
            <w:tcW w:w="718" w:type="pct"/>
            <w:noWrap/>
            <w:hideMark/>
          </w:tcPr>
          <w:p w14:paraId="6908353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Louisiana</w:t>
            </w:r>
          </w:p>
        </w:tc>
        <w:tc>
          <w:tcPr>
            <w:tcW w:w="1164" w:type="pct"/>
            <w:noWrap/>
            <w:hideMark/>
          </w:tcPr>
          <w:p w14:paraId="7AEF0AB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10/13/2022</w:t>
            </w:r>
          </w:p>
        </w:tc>
        <w:tc>
          <w:tcPr>
            <w:tcW w:w="1883" w:type="pct"/>
            <w:noWrap/>
            <w:hideMark/>
          </w:tcPr>
          <w:p w14:paraId="3F7A4EF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Mexico, United States of America</w:t>
            </w:r>
          </w:p>
        </w:tc>
        <w:tc>
          <w:tcPr>
            <w:tcW w:w="1235" w:type="pct"/>
            <w:noWrap/>
            <w:hideMark/>
          </w:tcPr>
          <w:p w14:paraId="52334C3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155ED48B" w14:textId="77777777" w:rsidTr="006A19A4">
        <w:trPr>
          <w:trHeight w:val="300"/>
        </w:trPr>
        <w:tc>
          <w:tcPr>
            <w:tcW w:w="718" w:type="pct"/>
            <w:noWrap/>
            <w:hideMark/>
          </w:tcPr>
          <w:p w14:paraId="0D74862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Louisiana</w:t>
            </w:r>
          </w:p>
        </w:tc>
        <w:tc>
          <w:tcPr>
            <w:tcW w:w="1164" w:type="pct"/>
            <w:noWrap/>
            <w:hideMark/>
          </w:tcPr>
          <w:p w14:paraId="4A4ADB4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10/13/2022</w:t>
            </w:r>
          </w:p>
        </w:tc>
        <w:tc>
          <w:tcPr>
            <w:tcW w:w="1883" w:type="pct"/>
            <w:noWrap/>
            <w:hideMark/>
          </w:tcPr>
          <w:p w14:paraId="34CC436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New York, United States of America</w:t>
            </w:r>
          </w:p>
        </w:tc>
        <w:tc>
          <w:tcPr>
            <w:tcW w:w="1235" w:type="pct"/>
            <w:noWrap/>
            <w:hideMark/>
          </w:tcPr>
          <w:p w14:paraId="1B43DC1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42C2839E" w14:textId="77777777" w:rsidTr="006A19A4">
        <w:trPr>
          <w:trHeight w:val="300"/>
        </w:trPr>
        <w:tc>
          <w:tcPr>
            <w:tcW w:w="718" w:type="pct"/>
            <w:noWrap/>
            <w:hideMark/>
          </w:tcPr>
          <w:p w14:paraId="720C93D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Louisiana</w:t>
            </w:r>
          </w:p>
        </w:tc>
        <w:tc>
          <w:tcPr>
            <w:tcW w:w="1164" w:type="pct"/>
            <w:noWrap/>
            <w:hideMark/>
          </w:tcPr>
          <w:p w14:paraId="6790738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10/13/2022</w:t>
            </w:r>
          </w:p>
        </w:tc>
        <w:tc>
          <w:tcPr>
            <w:tcW w:w="1883" w:type="pct"/>
            <w:noWrap/>
            <w:hideMark/>
          </w:tcPr>
          <w:p w14:paraId="2BADB6F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Dakota, United States of America</w:t>
            </w:r>
          </w:p>
        </w:tc>
        <w:tc>
          <w:tcPr>
            <w:tcW w:w="1235" w:type="pct"/>
            <w:noWrap/>
            <w:hideMark/>
          </w:tcPr>
          <w:p w14:paraId="425144A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41041019" w14:textId="77777777" w:rsidTr="006A19A4">
        <w:trPr>
          <w:trHeight w:val="300"/>
        </w:trPr>
        <w:tc>
          <w:tcPr>
            <w:tcW w:w="718" w:type="pct"/>
            <w:noWrap/>
            <w:hideMark/>
          </w:tcPr>
          <w:p w14:paraId="3B4027E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Louisiana</w:t>
            </w:r>
          </w:p>
        </w:tc>
        <w:tc>
          <w:tcPr>
            <w:tcW w:w="1164" w:type="pct"/>
            <w:noWrap/>
            <w:hideMark/>
          </w:tcPr>
          <w:p w14:paraId="2747AB2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10/13/2022</w:t>
            </w:r>
          </w:p>
        </w:tc>
        <w:tc>
          <w:tcPr>
            <w:tcW w:w="1883" w:type="pct"/>
            <w:noWrap/>
            <w:hideMark/>
          </w:tcPr>
          <w:p w14:paraId="037DAFA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Ohio, United States of America</w:t>
            </w:r>
          </w:p>
        </w:tc>
        <w:tc>
          <w:tcPr>
            <w:tcW w:w="1235" w:type="pct"/>
            <w:noWrap/>
            <w:hideMark/>
          </w:tcPr>
          <w:p w14:paraId="07C8E4F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4F8259CA" w14:textId="77777777" w:rsidTr="006A19A4">
        <w:trPr>
          <w:trHeight w:val="300"/>
        </w:trPr>
        <w:tc>
          <w:tcPr>
            <w:tcW w:w="718" w:type="pct"/>
            <w:noWrap/>
            <w:hideMark/>
          </w:tcPr>
          <w:p w14:paraId="53EA766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Louisiana</w:t>
            </w:r>
          </w:p>
        </w:tc>
        <w:tc>
          <w:tcPr>
            <w:tcW w:w="1164" w:type="pct"/>
            <w:noWrap/>
            <w:hideMark/>
          </w:tcPr>
          <w:p w14:paraId="64CD602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10/13/2022</w:t>
            </w:r>
          </w:p>
        </w:tc>
        <w:tc>
          <w:tcPr>
            <w:tcW w:w="1883" w:type="pct"/>
            <w:noWrap/>
            <w:hideMark/>
          </w:tcPr>
          <w:p w14:paraId="35ED9E7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Ontario, Canada</w:t>
            </w:r>
          </w:p>
        </w:tc>
        <w:tc>
          <w:tcPr>
            <w:tcW w:w="1235" w:type="pct"/>
            <w:noWrap/>
            <w:hideMark/>
          </w:tcPr>
          <w:p w14:paraId="77E60CB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25</w:t>
            </w:r>
          </w:p>
        </w:tc>
      </w:tr>
      <w:tr w:rsidR="006A19A4" w:rsidRPr="006A19A4" w14:paraId="52332CB9" w14:textId="77777777" w:rsidTr="006A19A4">
        <w:trPr>
          <w:trHeight w:val="300"/>
        </w:trPr>
        <w:tc>
          <w:tcPr>
            <w:tcW w:w="718" w:type="pct"/>
            <w:noWrap/>
            <w:hideMark/>
          </w:tcPr>
          <w:p w14:paraId="56BB72B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Louisiana</w:t>
            </w:r>
          </w:p>
        </w:tc>
        <w:tc>
          <w:tcPr>
            <w:tcW w:w="1164" w:type="pct"/>
            <w:noWrap/>
            <w:hideMark/>
          </w:tcPr>
          <w:p w14:paraId="702D02F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10/13/2022</w:t>
            </w:r>
          </w:p>
        </w:tc>
        <w:tc>
          <w:tcPr>
            <w:tcW w:w="1883" w:type="pct"/>
            <w:noWrap/>
            <w:hideMark/>
          </w:tcPr>
          <w:p w14:paraId="09D79CD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Oregon, United States of America</w:t>
            </w:r>
          </w:p>
        </w:tc>
        <w:tc>
          <w:tcPr>
            <w:tcW w:w="1235" w:type="pct"/>
            <w:noWrap/>
            <w:hideMark/>
          </w:tcPr>
          <w:p w14:paraId="2FA7C4B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6</w:t>
            </w:r>
          </w:p>
        </w:tc>
      </w:tr>
      <w:tr w:rsidR="006A19A4" w:rsidRPr="006A19A4" w14:paraId="5CC3B327" w14:textId="77777777" w:rsidTr="006A19A4">
        <w:trPr>
          <w:trHeight w:val="300"/>
        </w:trPr>
        <w:tc>
          <w:tcPr>
            <w:tcW w:w="718" w:type="pct"/>
            <w:noWrap/>
            <w:hideMark/>
          </w:tcPr>
          <w:p w14:paraId="1047998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Louisiana</w:t>
            </w:r>
          </w:p>
        </w:tc>
        <w:tc>
          <w:tcPr>
            <w:tcW w:w="1164" w:type="pct"/>
            <w:noWrap/>
            <w:hideMark/>
          </w:tcPr>
          <w:p w14:paraId="25D9FEE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10/13/2022</w:t>
            </w:r>
          </w:p>
        </w:tc>
        <w:tc>
          <w:tcPr>
            <w:tcW w:w="1883" w:type="pct"/>
            <w:noWrap/>
            <w:hideMark/>
          </w:tcPr>
          <w:p w14:paraId="3715A1F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Pennsylvania, United States of America</w:t>
            </w:r>
          </w:p>
        </w:tc>
        <w:tc>
          <w:tcPr>
            <w:tcW w:w="1235" w:type="pct"/>
            <w:noWrap/>
            <w:hideMark/>
          </w:tcPr>
          <w:p w14:paraId="53F4433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w:t>
            </w:r>
          </w:p>
        </w:tc>
      </w:tr>
      <w:tr w:rsidR="006A19A4" w:rsidRPr="006A19A4" w14:paraId="54B62017" w14:textId="77777777" w:rsidTr="006A19A4">
        <w:trPr>
          <w:trHeight w:val="300"/>
        </w:trPr>
        <w:tc>
          <w:tcPr>
            <w:tcW w:w="718" w:type="pct"/>
            <w:noWrap/>
            <w:hideMark/>
          </w:tcPr>
          <w:p w14:paraId="5ABCCA0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Louisiana</w:t>
            </w:r>
          </w:p>
        </w:tc>
        <w:tc>
          <w:tcPr>
            <w:tcW w:w="1164" w:type="pct"/>
            <w:noWrap/>
            <w:hideMark/>
          </w:tcPr>
          <w:p w14:paraId="179ED60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10/13/2022</w:t>
            </w:r>
          </w:p>
        </w:tc>
        <w:tc>
          <w:tcPr>
            <w:tcW w:w="1883" w:type="pct"/>
            <w:noWrap/>
            <w:hideMark/>
          </w:tcPr>
          <w:p w14:paraId="43862EA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Québec, Canada</w:t>
            </w:r>
          </w:p>
        </w:tc>
        <w:tc>
          <w:tcPr>
            <w:tcW w:w="1235" w:type="pct"/>
            <w:noWrap/>
            <w:hideMark/>
          </w:tcPr>
          <w:p w14:paraId="0DB786A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7C9A2A91" w14:textId="77777777" w:rsidTr="006A19A4">
        <w:trPr>
          <w:trHeight w:val="300"/>
        </w:trPr>
        <w:tc>
          <w:tcPr>
            <w:tcW w:w="718" w:type="pct"/>
            <w:noWrap/>
            <w:hideMark/>
          </w:tcPr>
          <w:p w14:paraId="69FA079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Louisiana</w:t>
            </w:r>
          </w:p>
        </w:tc>
        <w:tc>
          <w:tcPr>
            <w:tcW w:w="1164" w:type="pct"/>
            <w:noWrap/>
            <w:hideMark/>
          </w:tcPr>
          <w:p w14:paraId="38031C8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10/13/2022</w:t>
            </w:r>
          </w:p>
        </w:tc>
        <w:tc>
          <w:tcPr>
            <w:tcW w:w="1883" w:type="pct"/>
            <w:noWrap/>
            <w:hideMark/>
          </w:tcPr>
          <w:p w14:paraId="6A694E1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Saskatchewan, Canada</w:t>
            </w:r>
          </w:p>
        </w:tc>
        <w:tc>
          <w:tcPr>
            <w:tcW w:w="1235" w:type="pct"/>
            <w:noWrap/>
            <w:hideMark/>
          </w:tcPr>
          <w:p w14:paraId="64E692C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14</w:t>
            </w:r>
          </w:p>
        </w:tc>
      </w:tr>
      <w:tr w:rsidR="006A19A4" w:rsidRPr="006A19A4" w14:paraId="0348AF18" w14:textId="77777777" w:rsidTr="006A19A4">
        <w:trPr>
          <w:trHeight w:val="300"/>
        </w:trPr>
        <w:tc>
          <w:tcPr>
            <w:tcW w:w="718" w:type="pct"/>
            <w:noWrap/>
            <w:hideMark/>
          </w:tcPr>
          <w:p w14:paraId="415FFF0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Louisiana</w:t>
            </w:r>
          </w:p>
        </w:tc>
        <w:tc>
          <w:tcPr>
            <w:tcW w:w="1164" w:type="pct"/>
            <w:noWrap/>
            <w:hideMark/>
          </w:tcPr>
          <w:p w14:paraId="1AC871A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10/13/2022</w:t>
            </w:r>
          </w:p>
        </w:tc>
        <w:tc>
          <w:tcPr>
            <w:tcW w:w="1883" w:type="pct"/>
            <w:noWrap/>
            <w:hideMark/>
          </w:tcPr>
          <w:p w14:paraId="16BD355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South Dakota, United States of America</w:t>
            </w:r>
          </w:p>
        </w:tc>
        <w:tc>
          <w:tcPr>
            <w:tcW w:w="1235" w:type="pct"/>
            <w:noWrap/>
            <w:hideMark/>
          </w:tcPr>
          <w:p w14:paraId="73B509D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13</w:t>
            </w:r>
          </w:p>
        </w:tc>
      </w:tr>
      <w:tr w:rsidR="006A19A4" w:rsidRPr="006A19A4" w14:paraId="05E48CC3" w14:textId="77777777" w:rsidTr="006A19A4">
        <w:trPr>
          <w:trHeight w:val="300"/>
        </w:trPr>
        <w:tc>
          <w:tcPr>
            <w:tcW w:w="718" w:type="pct"/>
            <w:noWrap/>
            <w:hideMark/>
          </w:tcPr>
          <w:p w14:paraId="1671E19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lastRenderedPageBreak/>
              <w:t>Louisiana</w:t>
            </w:r>
          </w:p>
        </w:tc>
        <w:tc>
          <w:tcPr>
            <w:tcW w:w="1164" w:type="pct"/>
            <w:noWrap/>
            <w:hideMark/>
          </w:tcPr>
          <w:p w14:paraId="29E84EB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10/13/2022</w:t>
            </w:r>
          </w:p>
        </w:tc>
        <w:tc>
          <w:tcPr>
            <w:tcW w:w="1883" w:type="pct"/>
            <w:noWrap/>
            <w:hideMark/>
          </w:tcPr>
          <w:p w14:paraId="502008A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Texas, United States of America</w:t>
            </w:r>
          </w:p>
        </w:tc>
        <w:tc>
          <w:tcPr>
            <w:tcW w:w="1235" w:type="pct"/>
            <w:noWrap/>
            <w:hideMark/>
          </w:tcPr>
          <w:p w14:paraId="77F8265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6B6B9D6F" w14:textId="77777777" w:rsidTr="006A19A4">
        <w:trPr>
          <w:trHeight w:val="300"/>
        </w:trPr>
        <w:tc>
          <w:tcPr>
            <w:tcW w:w="718" w:type="pct"/>
            <w:noWrap/>
            <w:hideMark/>
          </w:tcPr>
          <w:p w14:paraId="2BF8D9B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Louisiana</w:t>
            </w:r>
          </w:p>
        </w:tc>
        <w:tc>
          <w:tcPr>
            <w:tcW w:w="1164" w:type="pct"/>
            <w:noWrap/>
            <w:hideMark/>
          </w:tcPr>
          <w:p w14:paraId="04C47F1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10/13/2022</w:t>
            </w:r>
          </w:p>
        </w:tc>
        <w:tc>
          <w:tcPr>
            <w:tcW w:w="1883" w:type="pct"/>
            <w:noWrap/>
            <w:hideMark/>
          </w:tcPr>
          <w:p w14:paraId="014C981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 United States of America</w:t>
            </w:r>
          </w:p>
        </w:tc>
        <w:tc>
          <w:tcPr>
            <w:tcW w:w="1235" w:type="pct"/>
            <w:noWrap/>
            <w:hideMark/>
          </w:tcPr>
          <w:p w14:paraId="72741C3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11</w:t>
            </w:r>
          </w:p>
        </w:tc>
      </w:tr>
      <w:tr w:rsidR="006A19A4" w:rsidRPr="006A19A4" w14:paraId="44A340EB" w14:textId="77777777" w:rsidTr="006A19A4">
        <w:trPr>
          <w:trHeight w:val="300"/>
        </w:trPr>
        <w:tc>
          <w:tcPr>
            <w:tcW w:w="718" w:type="pct"/>
            <w:noWrap/>
            <w:hideMark/>
          </w:tcPr>
          <w:p w14:paraId="1A8391E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Louisiana</w:t>
            </w:r>
          </w:p>
        </w:tc>
        <w:tc>
          <w:tcPr>
            <w:tcW w:w="1164" w:type="pct"/>
            <w:noWrap/>
            <w:hideMark/>
          </w:tcPr>
          <w:p w14:paraId="4481180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10/13/2022</w:t>
            </w:r>
          </w:p>
        </w:tc>
        <w:tc>
          <w:tcPr>
            <w:tcW w:w="1883" w:type="pct"/>
            <w:noWrap/>
            <w:hideMark/>
          </w:tcPr>
          <w:p w14:paraId="27834E2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Virginia, United States of America</w:t>
            </w:r>
          </w:p>
        </w:tc>
        <w:tc>
          <w:tcPr>
            <w:tcW w:w="1235" w:type="pct"/>
            <w:noWrap/>
            <w:hideMark/>
          </w:tcPr>
          <w:p w14:paraId="735951C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1F49A78B" w14:textId="77777777" w:rsidTr="006A19A4">
        <w:trPr>
          <w:trHeight w:val="300"/>
        </w:trPr>
        <w:tc>
          <w:tcPr>
            <w:tcW w:w="718" w:type="pct"/>
            <w:noWrap/>
            <w:hideMark/>
          </w:tcPr>
          <w:p w14:paraId="45FE5A8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Louisiana</w:t>
            </w:r>
          </w:p>
        </w:tc>
        <w:tc>
          <w:tcPr>
            <w:tcW w:w="1164" w:type="pct"/>
            <w:noWrap/>
            <w:hideMark/>
          </w:tcPr>
          <w:p w14:paraId="49E2C64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10/13/2022</w:t>
            </w:r>
          </w:p>
        </w:tc>
        <w:tc>
          <w:tcPr>
            <w:tcW w:w="1883" w:type="pct"/>
            <w:noWrap/>
            <w:hideMark/>
          </w:tcPr>
          <w:p w14:paraId="1BDC78B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Wisconsin, United States of America</w:t>
            </w:r>
          </w:p>
        </w:tc>
        <w:tc>
          <w:tcPr>
            <w:tcW w:w="1235" w:type="pct"/>
            <w:noWrap/>
            <w:hideMark/>
          </w:tcPr>
          <w:p w14:paraId="740FDAC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2C70CE3C" w14:textId="77777777" w:rsidTr="006A19A4">
        <w:trPr>
          <w:trHeight w:val="300"/>
        </w:trPr>
        <w:tc>
          <w:tcPr>
            <w:tcW w:w="718" w:type="pct"/>
            <w:noWrap/>
            <w:hideMark/>
          </w:tcPr>
          <w:p w14:paraId="67AD347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Louisiana</w:t>
            </w:r>
          </w:p>
        </w:tc>
        <w:tc>
          <w:tcPr>
            <w:tcW w:w="1164" w:type="pct"/>
            <w:noWrap/>
            <w:hideMark/>
          </w:tcPr>
          <w:p w14:paraId="7AC2C98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10/13/2022</w:t>
            </w:r>
          </w:p>
        </w:tc>
        <w:tc>
          <w:tcPr>
            <w:tcW w:w="1883" w:type="pct"/>
            <w:noWrap/>
            <w:hideMark/>
          </w:tcPr>
          <w:p w14:paraId="1DBAAD3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Wyoming, United States of America</w:t>
            </w:r>
          </w:p>
        </w:tc>
        <w:tc>
          <w:tcPr>
            <w:tcW w:w="1235" w:type="pct"/>
            <w:noWrap/>
            <w:hideMark/>
          </w:tcPr>
          <w:p w14:paraId="1D93069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25349DB4" w14:textId="77777777" w:rsidTr="006A19A4">
        <w:trPr>
          <w:trHeight w:val="300"/>
        </w:trPr>
        <w:tc>
          <w:tcPr>
            <w:tcW w:w="718" w:type="pct"/>
            <w:noWrap/>
            <w:hideMark/>
          </w:tcPr>
          <w:p w14:paraId="7EA4A58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West Virginia</w:t>
            </w:r>
          </w:p>
        </w:tc>
        <w:tc>
          <w:tcPr>
            <w:tcW w:w="1164" w:type="pct"/>
            <w:noWrap/>
            <w:hideMark/>
          </w:tcPr>
          <w:p w14:paraId="0D6FA5D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12/16/2022</w:t>
            </w:r>
          </w:p>
        </w:tc>
        <w:tc>
          <w:tcPr>
            <w:tcW w:w="1883" w:type="pct"/>
            <w:noWrap/>
            <w:hideMark/>
          </w:tcPr>
          <w:p w14:paraId="0F3A8CD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Alabama, United States of America</w:t>
            </w:r>
          </w:p>
        </w:tc>
        <w:tc>
          <w:tcPr>
            <w:tcW w:w="1235" w:type="pct"/>
            <w:noWrap/>
            <w:hideMark/>
          </w:tcPr>
          <w:p w14:paraId="5438E1A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2A8C65A9" w14:textId="77777777" w:rsidTr="006A19A4">
        <w:trPr>
          <w:trHeight w:val="300"/>
        </w:trPr>
        <w:tc>
          <w:tcPr>
            <w:tcW w:w="718" w:type="pct"/>
            <w:noWrap/>
            <w:hideMark/>
          </w:tcPr>
          <w:p w14:paraId="6E92CF6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West Virginia</w:t>
            </w:r>
          </w:p>
        </w:tc>
        <w:tc>
          <w:tcPr>
            <w:tcW w:w="1164" w:type="pct"/>
            <w:noWrap/>
            <w:hideMark/>
          </w:tcPr>
          <w:p w14:paraId="112C0B3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12/16/2022</w:t>
            </w:r>
          </w:p>
        </w:tc>
        <w:tc>
          <w:tcPr>
            <w:tcW w:w="1883" w:type="pct"/>
            <w:noWrap/>
            <w:hideMark/>
          </w:tcPr>
          <w:p w14:paraId="61B74AF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Alaska, United States of America</w:t>
            </w:r>
          </w:p>
        </w:tc>
        <w:tc>
          <w:tcPr>
            <w:tcW w:w="1235" w:type="pct"/>
            <w:noWrap/>
            <w:hideMark/>
          </w:tcPr>
          <w:p w14:paraId="4FC3EDF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7B9DFD2F" w14:textId="77777777" w:rsidTr="006A19A4">
        <w:trPr>
          <w:trHeight w:val="300"/>
        </w:trPr>
        <w:tc>
          <w:tcPr>
            <w:tcW w:w="718" w:type="pct"/>
            <w:noWrap/>
            <w:hideMark/>
          </w:tcPr>
          <w:p w14:paraId="6724CAD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West Virginia</w:t>
            </w:r>
          </w:p>
        </w:tc>
        <w:tc>
          <w:tcPr>
            <w:tcW w:w="1164" w:type="pct"/>
            <w:noWrap/>
            <w:hideMark/>
          </w:tcPr>
          <w:p w14:paraId="0985F6F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12/16/2022</w:t>
            </w:r>
          </w:p>
        </w:tc>
        <w:tc>
          <w:tcPr>
            <w:tcW w:w="1883" w:type="pct"/>
            <w:noWrap/>
            <w:hideMark/>
          </w:tcPr>
          <w:p w14:paraId="7360344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Alberta, Canada</w:t>
            </w:r>
          </w:p>
        </w:tc>
        <w:tc>
          <w:tcPr>
            <w:tcW w:w="1235" w:type="pct"/>
            <w:noWrap/>
            <w:hideMark/>
          </w:tcPr>
          <w:p w14:paraId="4CC34E4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73F345C9" w14:textId="77777777" w:rsidTr="006A19A4">
        <w:trPr>
          <w:trHeight w:val="300"/>
        </w:trPr>
        <w:tc>
          <w:tcPr>
            <w:tcW w:w="718" w:type="pct"/>
            <w:noWrap/>
            <w:hideMark/>
          </w:tcPr>
          <w:p w14:paraId="7706F1A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West Virginia</w:t>
            </w:r>
          </w:p>
        </w:tc>
        <w:tc>
          <w:tcPr>
            <w:tcW w:w="1164" w:type="pct"/>
            <w:noWrap/>
            <w:hideMark/>
          </w:tcPr>
          <w:p w14:paraId="60717DF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12/16/2022</w:t>
            </w:r>
          </w:p>
        </w:tc>
        <w:tc>
          <w:tcPr>
            <w:tcW w:w="1883" w:type="pct"/>
            <w:noWrap/>
            <w:hideMark/>
          </w:tcPr>
          <w:p w14:paraId="7CFB498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Arkansas, United States of America</w:t>
            </w:r>
          </w:p>
        </w:tc>
        <w:tc>
          <w:tcPr>
            <w:tcW w:w="1235" w:type="pct"/>
            <w:noWrap/>
            <w:hideMark/>
          </w:tcPr>
          <w:p w14:paraId="4F4061C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6C486196" w14:textId="77777777" w:rsidTr="006A19A4">
        <w:trPr>
          <w:trHeight w:val="300"/>
        </w:trPr>
        <w:tc>
          <w:tcPr>
            <w:tcW w:w="718" w:type="pct"/>
            <w:noWrap/>
            <w:hideMark/>
          </w:tcPr>
          <w:p w14:paraId="56C928F4"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West Virginia</w:t>
            </w:r>
          </w:p>
        </w:tc>
        <w:tc>
          <w:tcPr>
            <w:tcW w:w="1164" w:type="pct"/>
            <w:noWrap/>
            <w:hideMark/>
          </w:tcPr>
          <w:p w14:paraId="7E34F91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12/16/2022</w:t>
            </w:r>
          </w:p>
        </w:tc>
        <w:tc>
          <w:tcPr>
            <w:tcW w:w="1883" w:type="pct"/>
            <w:noWrap/>
            <w:hideMark/>
          </w:tcPr>
          <w:p w14:paraId="51441EF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California, United States of America</w:t>
            </w:r>
          </w:p>
        </w:tc>
        <w:tc>
          <w:tcPr>
            <w:tcW w:w="1235" w:type="pct"/>
            <w:noWrap/>
            <w:hideMark/>
          </w:tcPr>
          <w:p w14:paraId="3D6524F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0516DA81" w14:textId="77777777" w:rsidTr="006A19A4">
        <w:trPr>
          <w:trHeight w:val="300"/>
        </w:trPr>
        <w:tc>
          <w:tcPr>
            <w:tcW w:w="718" w:type="pct"/>
            <w:noWrap/>
            <w:hideMark/>
          </w:tcPr>
          <w:p w14:paraId="2FD49E5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West Virginia</w:t>
            </w:r>
          </w:p>
        </w:tc>
        <w:tc>
          <w:tcPr>
            <w:tcW w:w="1164" w:type="pct"/>
            <w:noWrap/>
            <w:hideMark/>
          </w:tcPr>
          <w:p w14:paraId="0ACC652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12/16/2022</w:t>
            </w:r>
          </w:p>
        </w:tc>
        <w:tc>
          <w:tcPr>
            <w:tcW w:w="1883" w:type="pct"/>
            <w:noWrap/>
            <w:hideMark/>
          </w:tcPr>
          <w:p w14:paraId="5E50427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Colorado, United States of America</w:t>
            </w:r>
          </w:p>
        </w:tc>
        <w:tc>
          <w:tcPr>
            <w:tcW w:w="1235" w:type="pct"/>
            <w:noWrap/>
            <w:hideMark/>
          </w:tcPr>
          <w:p w14:paraId="4812676F"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625CA3B2" w14:textId="77777777" w:rsidTr="006A19A4">
        <w:trPr>
          <w:trHeight w:val="300"/>
        </w:trPr>
        <w:tc>
          <w:tcPr>
            <w:tcW w:w="718" w:type="pct"/>
            <w:noWrap/>
            <w:hideMark/>
          </w:tcPr>
          <w:p w14:paraId="58C93DC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West Virginia</w:t>
            </w:r>
          </w:p>
        </w:tc>
        <w:tc>
          <w:tcPr>
            <w:tcW w:w="1164" w:type="pct"/>
            <w:noWrap/>
            <w:hideMark/>
          </w:tcPr>
          <w:p w14:paraId="3B54275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12/16/2022</w:t>
            </w:r>
          </w:p>
        </w:tc>
        <w:tc>
          <w:tcPr>
            <w:tcW w:w="1883" w:type="pct"/>
            <w:noWrap/>
            <w:hideMark/>
          </w:tcPr>
          <w:p w14:paraId="26759D2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Florida, United States of America</w:t>
            </w:r>
          </w:p>
        </w:tc>
        <w:tc>
          <w:tcPr>
            <w:tcW w:w="1235" w:type="pct"/>
            <w:noWrap/>
            <w:hideMark/>
          </w:tcPr>
          <w:p w14:paraId="091AC0A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167F3707" w14:textId="77777777" w:rsidTr="006A19A4">
        <w:trPr>
          <w:trHeight w:val="300"/>
        </w:trPr>
        <w:tc>
          <w:tcPr>
            <w:tcW w:w="718" w:type="pct"/>
            <w:noWrap/>
            <w:hideMark/>
          </w:tcPr>
          <w:p w14:paraId="1700E13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West Virginia</w:t>
            </w:r>
          </w:p>
        </w:tc>
        <w:tc>
          <w:tcPr>
            <w:tcW w:w="1164" w:type="pct"/>
            <w:noWrap/>
            <w:hideMark/>
          </w:tcPr>
          <w:p w14:paraId="17CDF1D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12/16/2022</w:t>
            </w:r>
          </w:p>
        </w:tc>
        <w:tc>
          <w:tcPr>
            <w:tcW w:w="1883" w:type="pct"/>
            <w:noWrap/>
            <w:hideMark/>
          </w:tcPr>
          <w:p w14:paraId="52C3E20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Idaho, United States of America</w:t>
            </w:r>
          </w:p>
        </w:tc>
        <w:tc>
          <w:tcPr>
            <w:tcW w:w="1235" w:type="pct"/>
            <w:noWrap/>
            <w:hideMark/>
          </w:tcPr>
          <w:p w14:paraId="3FC227D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28D67370" w14:textId="77777777" w:rsidTr="006A19A4">
        <w:trPr>
          <w:trHeight w:val="300"/>
        </w:trPr>
        <w:tc>
          <w:tcPr>
            <w:tcW w:w="718" w:type="pct"/>
            <w:noWrap/>
            <w:hideMark/>
          </w:tcPr>
          <w:p w14:paraId="296ECBC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West Virginia</w:t>
            </w:r>
          </w:p>
        </w:tc>
        <w:tc>
          <w:tcPr>
            <w:tcW w:w="1164" w:type="pct"/>
            <w:noWrap/>
            <w:hideMark/>
          </w:tcPr>
          <w:p w14:paraId="1A8D638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12/16/2022</w:t>
            </w:r>
          </w:p>
        </w:tc>
        <w:tc>
          <w:tcPr>
            <w:tcW w:w="1883" w:type="pct"/>
            <w:noWrap/>
            <w:hideMark/>
          </w:tcPr>
          <w:p w14:paraId="3D2FBC4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Illinois, United States of America</w:t>
            </w:r>
          </w:p>
        </w:tc>
        <w:tc>
          <w:tcPr>
            <w:tcW w:w="1235" w:type="pct"/>
            <w:noWrap/>
            <w:hideMark/>
          </w:tcPr>
          <w:p w14:paraId="6B57F81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79255FFA" w14:textId="77777777" w:rsidTr="006A19A4">
        <w:trPr>
          <w:trHeight w:val="300"/>
        </w:trPr>
        <w:tc>
          <w:tcPr>
            <w:tcW w:w="718" w:type="pct"/>
            <w:noWrap/>
            <w:hideMark/>
          </w:tcPr>
          <w:p w14:paraId="46174FC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West Virginia</w:t>
            </w:r>
          </w:p>
        </w:tc>
        <w:tc>
          <w:tcPr>
            <w:tcW w:w="1164" w:type="pct"/>
            <w:noWrap/>
            <w:hideMark/>
          </w:tcPr>
          <w:p w14:paraId="075B5E3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12/16/2022</w:t>
            </w:r>
          </w:p>
        </w:tc>
        <w:tc>
          <w:tcPr>
            <w:tcW w:w="1883" w:type="pct"/>
            <w:noWrap/>
            <w:hideMark/>
          </w:tcPr>
          <w:p w14:paraId="5739C87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Indiana, United States of America</w:t>
            </w:r>
          </w:p>
        </w:tc>
        <w:tc>
          <w:tcPr>
            <w:tcW w:w="1235" w:type="pct"/>
            <w:noWrap/>
            <w:hideMark/>
          </w:tcPr>
          <w:p w14:paraId="5ECCFD7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627FE075" w14:textId="77777777" w:rsidTr="006A19A4">
        <w:trPr>
          <w:trHeight w:val="300"/>
        </w:trPr>
        <w:tc>
          <w:tcPr>
            <w:tcW w:w="718" w:type="pct"/>
            <w:noWrap/>
            <w:hideMark/>
          </w:tcPr>
          <w:p w14:paraId="29DFE32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West Virginia</w:t>
            </w:r>
          </w:p>
        </w:tc>
        <w:tc>
          <w:tcPr>
            <w:tcW w:w="1164" w:type="pct"/>
            <w:noWrap/>
            <w:hideMark/>
          </w:tcPr>
          <w:p w14:paraId="0D1AD17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12/16/2022</w:t>
            </w:r>
          </w:p>
        </w:tc>
        <w:tc>
          <w:tcPr>
            <w:tcW w:w="1883" w:type="pct"/>
            <w:noWrap/>
            <w:hideMark/>
          </w:tcPr>
          <w:p w14:paraId="58E1E0A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Iowa, United States of America</w:t>
            </w:r>
          </w:p>
        </w:tc>
        <w:tc>
          <w:tcPr>
            <w:tcW w:w="1235" w:type="pct"/>
            <w:noWrap/>
            <w:hideMark/>
          </w:tcPr>
          <w:p w14:paraId="6C7513A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9</w:t>
            </w:r>
          </w:p>
        </w:tc>
      </w:tr>
      <w:tr w:rsidR="006A19A4" w:rsidRPr="006A19A4" w14:paraId="2D8C2834" w14:textId="77777777" w:rsidTr="006A19A4">
        <w:trPr>
          <w:trHeight w:val="300"/>
        </w:trPr>
        <w:tc>
          <w:tcPr>
            <w:tcW w:w="718" w:type="pct"/>
            <w:noWrap/>
            <w:hideMark/>
          </w:tcPr>
          <w:p w14:paraId="5ED2CCD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West Virginia</w:t>
            </w:r>
          </w:p>
        </w:tc>
        <w:tc>
          <w:tcPr>
            <w:tcW w:w="1164" w:type="pct"/>
            <w:noWrap/>
            <w:hideMark/>
          </w:tcPr>
          <w:p w14:paraId="5808E98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12/16/2022</w:t>
            </w:r>
          </w:p>
        </w:tc>
        <w:tc>
          <w:tcPr>
            <w:tcW w:w="1883" w:type="pct"/>
            <w:noWrap/>
            <w:hideMark/>
          </w:tcPr>
          <w:p w14:paraId="68F404A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Jalisco, Mexico</w:t>
            </w:r>
          </w:p>
        </w:tc>
        <w:tc>
          <w:tcPr>
            <w:tcW w:w="1235" w:type="pct"/>
            <w:noWrap/>
            <w:hideMark/>
          </w:tcPr>
          <w:p w14:paraId="7463A3B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13</w:t>
            </w:r>
          </w:p>
        </w:tc>
      </w:tr>
      <w:tr w:rsidR="006A19A4" w:rsidRPr="006A19A4" w14:paraId="5194F75A" w14:textId="77777777" w:rsidTr="006A19A4">
        <w:trPr>
          <w:trHeight w:val="300"/>
        </w:trPr>
        <w:tc>
          <w:tcPr>
            <w:tcW w:w="718" w:type="pct"/>
            <w:noWrap/>
            <w:hideMark/>
          </w:tcPr>
          <w:p w14:paraId="74EF177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West Virginia</w:t>
            </w:r>
          </w:p>
        </w:tc>
        <w:tc>
          <w:tcPr>
            <w:tcW w:w="1164" w:type="pct"/>
            <w:noWrap/>
            <w:hideMark/>
          </w:tcPr>
          <w:p w14:paraId="13637856"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12/16/2022</w:t>
            </w:r>
          </w:p>
        </w:tc>
        <w:tc>
          <w:tcPr>
            <w:tcW w:w="1883" w:type="pct"/>
            <w:noWrap/>
            <w:hideMark/>
          </w:tcPr>
          <w:p w14:paraId="6A0C41E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Maryland, United States of America</w:t>
            </w:r>
          </w:p>
        </w:tc>
        <w:tc>
          <w:tcPr>
            <w:tcW w:w="1235" w:type="pct"/>
            <w:noWrap/>
            <w:hideMark/>
          </w:tcPr>
          <w:p w14:paraId="7348F96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39A88E2F" w14:textId="77777777" w:rsidTr="006A19A4">
        <w:trPr>
          <w:trHeight w:val="300"/>
        </w:trPr>
        <w:tc>
          <w:tcPr>
            <w:tcW w:w="718" w:type="pct"/>
            <w:noWrap/>
            <w:hideMark/>
          </w:tcPr>
          <w:p w14:paraId="5AE2192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West Virginia</w:t>
            </w:r>
          </w:p>
        </w:tc>
        <w:tc>
          <w:tcPr>
            <w:tcW w:w="1164" w:type="pct"/>
            <w:noWrap/>
            <w:hideMark/>
          </w:tcPr>
          <w:p w14:paraId="2EECB94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12/16/2022</w:t>
            </w:r>
          </w:p>
        </w:tc>
        <w:tc>
          <w:tcPr>
            <w:tcW w:w="1883" w:type="pct"/>
            <w:noWrap/>
            <w:hideMark/>
          </w:tcPr>
          <w:p w14:paraId="4A8BA74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Michigan, United States of America</w:t>
            </w:r>
          </w:p>
        </w:tc>
        <w:tc>
          <w:tcPr>
            <w:tcW w:w="1235" w:type="pct"/>
            <w:noWrap/>
            <w:hideMark/>
          </w:tcPr>
          <w:p w14:paraId="6A9D8FF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7B20B50F" w14:textId="77777777" w:rsidTr="006A19A4">
        <w:trPr>
          <w:trHeight w:val="300"/>
        </w:trPr>
        <w:tc>
          <w:tcPr>
            <w:tcW w:w="718" w:type="pct"/>
            <w:noWrap/>
            <w:hideMark/>
          </w:tcPr>
          <w:p w14:paraId="1263754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West Virginia</w:t>
            </w:r>
          </w:p>
        </w:tc>
        <w:tc>
          <w:tcPr>
            <w:tcW w:w="1164" w:type="pct"/>
            <w:noWrap/>
            <w:hideMark/>
          </w:tcPr>
          <w:p w14:paraId="0C979E6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12/16/2022</w:t>
            </w:r>
          </w:p>
        </w:tc>
        <w:tc>
          <w:tcPr>
            <w:tcW w:w="1883" w:type="pct"/>
            <w:noWrap/>
            <w:hideMark/>
          </w:tcPr>
          <w:p w14:paraId="2FA3CAC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Michoacán, Mexico</w:t>
            </w:r>
          </w:p>
        </w:tc>
        <w:tc>
          <w:tcPr>
            <w:tcW w:w="1235" w:type="pct"/>
            <w:noWrap/>
            <w:hideMark/>
          </w:tcPr>
          <w:p w14:paraId="39A7F2F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4D21B17B" w14:textId="77777777" w:rsidTr="006A19A4">
        <w:trPr>
          <w:trHeight w:val="300"/>
        </w:trPr>
        <w:tc>
          <w:tcPr>
            <w:tcW w:w="718" w:type="pct"/>
            <w:noWrap/>
            <w:hideMark/>
          </w:tcPr>
          <w:p w14:paraId="30CEFDA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West Virginia</w:t>
            </w:r>
          </w:p>
        </w:tc>
        <w:tc>
          <w:tcPr>
            <w:tcW w:w="1164" w:type="pct"/>
            <w:noWrap/>
            <w:hideMark/>
          </w:tcPr>
          <w:p w14:paraId="0FE5DD9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12/16/2022</w:t>
            </w:r>
          </w:p>
        </w:tc>
        <w:tc>
          <w:tcPr>
            <w:tcW w:w="1883" w:type="pct"/>
            <w:noWrap/>
            <w:hideMark/>
          </w:tcPr>
          <w:p w14:paraId="0072AF3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Minnesota, United States of America</w:t>
            </w:r>
          </w:p>
        </w:tc>
        <w:tc>
          <w:tcPr>
            <w:tcW w:w="1235" w:type="pct"/>
            <w:noWrap/>
            <w:hideMark/>
          </w:tcPr>
          <w:p w14:paraId="4AB998A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13277889" w14:textId="77777777" w:rsidTr="006A19A4">
        <w:trPr>
          <w:trHeight w:val="300"/>
        </w:trPr>
        <w:tc>
          <w:tcPr>
            <w:tcW w:w="718" w:type="pct"/>
            <w:noWrap/>
            <w:hideMark/>
          </w:tcPr>
          <w:p w14:paraId="20A2A23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West Virginia</w:t>
            </w:r>
          </w:p>
        </w:tc>
        <w:tc>
          <w:tcPr>
            <w:tcW w:w="1164" w:type="pct"/>
            <w:noWrap/>
            <w:hideMark/>
          </w:tcPr>
          <w:p w14:paraId="1A34D18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12/16/2022</w:t>
            </w:r>
          </w:p>
        </w:tc>
        <w:tc>
          <w:tcPr>
            <w:tcW w:w="1883" w:type="pct"/>
            <w:noWrap/>
            <w:hideMark/>
          </w:tcPr>
          <w:p w14:paraId="7755C89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Missouri, United States of America</w:t>
            </w:r>
          </w:p>
        </w:tc>
        <w:tc>
          <w:tcPr>
            <w:tcW w:w="1235" w:type="pct"/>
            <w:noWrap/>
            <w:hideMark/>
          </w:tcPr>
          <w:p w14:paraId="30FDC97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7</w:t>
            </w:r>
          </w:p>
        </w:tc>
      </w:tr>
      <w:tr w:rsidR="006A19A4" w:rsidRPr="006A19A4" w14:paraId="70519065" w14:textId="77777777" w:rsidTr="006A19A4">
        <w:trPr>
          <w:trHeight w:val="300"/>
        </w:trPr>
        <w:tc>
          <w:tcPr>
            <w:tcW w:w="718" w:type="pct"/>
            <w:noWrap/>
            <w:hideMark/>
          </w:tcPr>
          <w:p w14:paraId="6C47D51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West Virginia</w:t>
            </w:r>
          </w:p>
        </w:tc>
        <w:tc>
          <w:tcPr>
            <w:tcW w:w="1164" w:type="pct"/>
            <w:noWrap/>
            <w:hideMark/>
          </w:tcPr>
          <w:p w14:paraId="1AC7C65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12/16/2022</w:t>
            </w:r>
          </w:p>
        </w:tc>
        <w:tc>
          <w:tcPr>
            <w:tcW w:w="1883" w:type="pct"/>
            <w:noWrap/>
            <w:hideMark/>
          </w:tcPr>
          <w:p w14:paraId="7D1043A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Montana, United States of America</w:t>
            </w:r>
          </w:p>
        </w:tc>
        <w:tc>
          <w:tcPr>
            <w:tcW w:w="1235" w:type="pct"/>
            <w:noWrap/>
            <w:hideMark/>
          </w:tcPr>
          <w:p w14:paraId="740148C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w:t>
            </w:r>
          </w:p>
        </w:tc>
      </w:tr>
      <w:tr w:rsidR="006A19A4" w:rsidRPr="006A19A4" w14:paraId="22D8F460" w14:textId="77777777" w:rsidTr="006A19A4">
        <w:trPr>
          <w:trHeight w:val="300"/>
        </w:trPr>
        <w:tc>
          <w:tcPr>
            <w:tcW w:w="718" w:type="pct"/>
            <w:noWrap/>
            <w:hideMark/>
          </w:tcPr>
          <w:p w14:paraId="041D630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West Virginia</w:t>
            </w:r>
          </w:p>
        </w:tc>
        <w:tc>
          <w:tcPr>
            <w:tcW w:w="1164" w:type="pct"/>
            <w:noWrap/>
            <w:hideMark/>
          </w:tcPr>
          <w:p w14:paraId="766C285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12/16/2022</w:t>
            </w:r>
          </w:p>
        </w:tc>
        <w:tc>
          <w:tcPr>
            <w:tcW w:w="1883" w:type="pct"/>
            <w:noWrap/>
            <w:hideMark/>
          </w:tcPr>
          <w:p w14:paraId="2E5502B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Nebraska, United States of America</w:t>
            </w:r>
          </w:p>
        </w:tc>
        <w:tc>
          <w:tcPr>
            <w:tcW w:w="1235" w:type="pct"/>
            <w:noWrap/>
            <w:hideMark/>
          </w:tcPr>
          <w:p w14:paraId="0E56612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21CF77D0" w14:textId="77777777" w:rsidTr="006A19A4">
        <w:trPr>
          <w:trHeight w:val="300"/>
        </w:trPr>
        <w:tc>
          <w:tcPr>
            <w:tcW w:w="718" w:type="pct"/>
            <w:noWrap/>
            <w:hideMark/>
          </w:tcPr>
          <w:p w14:paraId="7823C1FE"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lastRenderedPageBreak/>
              <w:t>West Virginia</w:t>
            </w:r>
          </w:p>
        </w:tc>
        <w:tc>
          <w:tcPr>
            <w:tcW w:w="1164" w:type="pct"/>
            <w:noWrap/>
            <w:hideMark/>
          </w:tcPr>
          <w:p w14:paraId="0ED6132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12/16/2022</w:t>
            </w:r>
          </w:p>
        </w:tc>
        <w:tc>
          <w:tcPr>
            <w:tcW w:w="1883" w:type="pct"/>
            <w:noWrap/>
            <w:hideMark/>
          </w:tcPr>
          <w:p w14:paraId="45AA806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Nevada, United States of America</w:t>
            </w:r>
          </w:p>
        </w:tc>
        <w:tc>
          <w:tcPr>
            <w:tcW w:w="1235" w:type="pct"/>
            <w:noWrap/>
            <w:hideMark/>
          </w:tcPr>
          <w:p w14:paraId="390C240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2727521E" w14:textId="77777777" w:rsidTr="006A19A4">
        <w:trPr>
          <w:trHeight w:val="300"/>
        </w:trPr>
        <w:tc>
          <w:tcPr>
            <w:tcW w:w="718" w:type="pct"/>
            <w:noWrap/>
            <w:hideMark/>
          </w:tcPr>
          <w:p w14:paraId="2F343AC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West Virginia</w:t>
            </w:r>
          </w:p>
        </w:tc>
        <w:tc>
          <w:tcPr>
            <w:tcW w:w="1164" w:type="pct"/>
            <w:noWrap/>
            <w:hideMark/>
          </w:tcPr>
          <w:p w14:paraId="01BFEAC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12/16/2022</w:t>
            </w:r>
          </w:p>
        </w:tc>
        <w:tc>
          <w:tcPr>
            <w:tcW w:w="1883" w:type="pct"/>
            <w:noWrap/>
            <w:hideMark/>
          </w:tcPr>
          <w:p w14:paraId="3A9F22F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North Carolina, United States of America</w:t>
            </w:r>
          </w:p>
        </w:tc>
        <w:tc>
          <w:tcPr>
            <w:tcW w:w="1235" w:type="pct"/>
            <w:noWrap/>
            <w:hideMark/>
          </w:tcPr>
          <w:p w14:paraId="060C766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12C94399" w14:textId="77777777" w:rsidTr="006A19A4">
        <w:trPr>
          <w:trHeight w:val="300"/>
        </w:trPr>
        <w:tc>
          <w:tcPr>
            <w:tcW w:w="718" w:type="pct"/>
            <w:noWrap/>
            <w:hideMark/>
          </w:tcPr>
          <w:p w14:paraId="2A8616A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West Virginia</w:t>
            </w:r>
          </w:p>
        </w:tc>
        <w:tc>
          <w:tcPr>
            <w:tcW w:w="1164" w:type="pct"/>
            <w:noWrap/>
            <w:hideMark/>
          </w:tcPr>
          <w:p w14:paraId="7520B32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12/16/2022</w:t>
            </w:r>
          </w:p>
        </w:tc>
        <w:tc>
          <w:tcPr>
            <w:tcW w:w="1883" w:type="pct"/>
            <w:noWrap/>
            <w:hideMark/>
          </w:tcPr>
          <w:p w14:paraId="0285C3E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Oaxaca, Mexico</w:t>
            </w:r>
          </w:p>
        </w:tc>
        <w:tc>
          <w:tcPr>
            <w:tcW w:w="1235" w:type="pct"/>
            <w:noWrap/>
            <w:hideMark/>
          </w:tcPr>
          <w:p w14:paraId="60B820A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1CC330B4" w14:textId="77777777" w:rsidTr="006A19A4">
        <w:trPr>
          <w:trHeight w:val="300"/>
        </w:trPr>
        <w:tc>
          <w:tcPr>
            <w:tcW w:w="718" w:type="pct"/>
            <w:noWrap/>
            <w:hideMark/>
          </w:tcPr>
          <w:p w14:paraId="4E32ED0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West Virginia</w:t>
            </w:r>
          </w:p>
        </w:tc>
        <w:tc>
          <w:tcPr>
            <w:tcW w:w="1164" w:type="pct"/>
            <w:noWrap/>
            <w:hideMark/>
          </w:tcPr>
          <w:p w14:paraId="12BC9C23"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12/16/2022</w:t>
            </w:r>
          </w:p>
        </w:tc>
        <w:tc>
          <w:tcPr>
            <w:tcW w:w="1883" w:type="pct"/>
            <w:noWrap/>
            <w:hideMark/>
          </w:tcPr>
          <w:p w14:paraId="68BE95B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Oklahoma, United States of America</w:t>
            </w:r>
          </w:p>
        </w:tc>
        <w:tc>
          <w:tcPr>
            <w:tcW w:w="1235" w:type="pct"/>
            <w:noWrap/>
            <w:hideMark/>
          </w:tcPr>
          <w:p w14:paraId="7282BE15"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13F8F21E" w14:textId="77777777" w:rsidTr="006A19A4">
        <w:trPr>
          <w:trHeight w:val="300"/>
        </w:trPr>
        <w:tc>
          <w:tcPr>
            <w:tcW w:w="718" w:type="pct"/>
            <w:noWrap/>
            <w:hideMark/>
          </w:tcPr>
          <w:p w14:paraId="073033A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West Virginia</w:t>
            </w:r>
          </w:p>
        </w:tc>
        <w:tc>
          <w:tcPr>
            <w:tcW w:w="1164" w:type="pct"/>
            <w:noWrap/>
            <w:hideMark/>
          </w:tcPr>
          <w:p w14:paraId="5F3A1B0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12/16/2022</w:t>
            </w:r>
          </w:p>
        </w:tc>
        <w:tc>
          <w:tcPr>
            <w:tcW w:w="1883" w:type="pct"/>
            <w:noWrap/>
            <w:hideMark/>
          </w:tcPr>
          <w:p w14:paraId="532ADBF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Ontario, Canada</w:t>
            </w:r>
          </w:p>
        </w:tc>
        <w:tc>
          <w:tcPr>
            <w:tcW w:w="1235" w:type="pct"/>
            <w:noWrap/>
            <w:hideMark/>
          </w:tcPr>
          <w:p w14:paraId="2E44799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28CD0D9A" w14:textId="77777777" w:rsidTr="006A19A4">
        <w:trPr>
          <w:trHeight w:val="300"/>
        </w:trPr>
        <w:tc>
          <w:tcPr>
            <w:tcW w:w="718" w:type="pct"/>
            <w:noWrap/>
            <w:hideMark/>
          </w:tcPr>
          <w:p w14:paraId="506D2A16"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West Virginia</w:t>
            </w:r>
          </w:p>
        </w:tc>
        <w:tc>
          <w:tcPr>
            <w:tcW w:w="1164" w:type="pct"/>
            <w:noWrap/>
            <w:hideMark/>
          </w:tcPr>
          <w:p w14:paraId="06F468E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12/16/2022</w:t>
            </w:r>
          </w:p>
        </w:tc>
        <w:tc>
          <w:tcPr>
            <w:tcW w:w="1883" w:type="pct"/>
            <w:noWrap/>
            <w:hideMark/>
          </w:tcPr>
          <w:p w14:paraId="6968663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Oregon, United States of America</w:t>
            </w:r>
          </w:p>
        </w:tc>
        <w:tc>
          <w:tcPr>
            <w:tcW w:w="1235" w:type="pct"/>
            <w:noWrap/>
            <w:hideMark/>
          </w:tcPr>
          <w:p w14:paraId="65271E94"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8</w:t>
            </w:r>
          </w:p>
        </w:tc>
      </w:tr>
      <w:tr w:rsidR="006A19A4" w:rsidRPr="006A19A4" w14:paraId="3E7D5A8D" w14:textId="77777777" w:rsidTr="006A19A4">
        <w:trPr>
          <w:trHeight w:val="300"/>
        </w:trPr>
        <w:tc>
          <w:tcPr>
            <w:tcW w:w="718" w:type="pct"/>
            <w:noWrap/>
            <w:hideMark/>
          </w:tcPr>
          <w:p w14:paraId="5D8F8DC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West Virginia</w:t>
            </w:r>
          </w:p>
        </w:tc>
        <w:tc>
          <w:tcPr>
            <w:tcW w:w="1164" w:type="pct"/>
            <w:noWrap/>
            <w:hideMark/>
          </w:tcPr>
          <w:p w14:paraId="673E29E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12/16/2022</w:t>
            </w:r>
          </w:p>
        </w:tc>
        <w:tc>
          <w:tcPr>
            <w:tcW w:w="1883" w:type="pct"/>
            <w:noWrap/>
            <w:hideMark/>
          </w:tcPr>
          <w:p w14:paraId="56D9BE35"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Prince Edward Island, Canada</w:t>
            </w:r>
          </w:p>
        </w:tc>
        <w:tc>
          <w:tcPr>
            <w:tcW w:w="1235" w:type="pct"/>
            <w:noWrap/>
            <w:hideMark/>
          </w:tcPr>
          <w:p w14:paraId="7A62E1C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68892D8D" w14:textId="77777777" w:rsidTr="006A19A4">
        <w:trPr>
          <w:trHeight w:val="300"/>
        </w:trPr>
        <w:tc>
          <w:tcPr>
            <w:tcW w:w="718" w:type="pct"/>
            <w:noWrap/>
            <w:hideMark/>
          </w:tcPr>
          <w:p w14:paraId="6A07AE6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West Virginia</w:t>
            </w:r>
          </w:p>
        </w:tc>
        <w:tc>
          <w:tcPr>
            <w:tcW w:w="1164" w:type="pct"/>
            <w:noWrap/>
            <w:hideMark/>
          </w:tcPr>
          <w:p w14:paraId="43BACE2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12/16/2022</w:t>
            </w:r>
          </w:p>
        </w:tc>
        <w:tc>
          <w:tcPr>
            <w:tcW w:w="1883" w:type="pct"/>
            <w:noWrap/>
            <w:hideMark/>
          </w:tcPr>
          <w:p w14:paraId="7083B07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Puebla, Mexico</w:t>
            </w:r>
          </w:p>
        </w:tc>
        <w:tc>
          <w:tcPr>
            <w:tcW w:w="1235" w:type="pct"/>
            <w:noWrap/>
            <w:hideMark/>
          </w:tcPr>
          <w:p w14:paraId="0715C09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w:t>
            </w:r>
          </w:p>
        </w:tc>
      </w:tr>
      <w:tr w:rsidR="006A19A4" w:rsidRPr="006A19A4" w14:paraId="52D9859E" w14:textId="77777777" w:rsidTr="006A19A4">
        <w:trPr>
          <w:trHeight w:val="300"/>
        </w:trPr>
        <w:tc>
          <w:tcPr>
            <w:tcW w:w="718" w:type="pct"/>
            <w:noWrap/>
            <w:hideMark/>
          </w:tcPr>
          <w:p w14:paraId="71A560D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West Virginia</w:t>
            </w:r>
          </w:p>
        </w:tc>
        <w:tc>
          <w:tcPr>
            <w:tcW w:w="1164" w:type="pct"/>
            <w:noWrap/>
            <w:hideMark/>
          </w:tcPr>
          <w:p w14:paraId="7082455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12/16/2022</w:t>
            </w:r>
          </w:p>
        </w:tc>
        <w:tc>
          <w:tcPr>
            <w:tcW w:w="1883" w:type="pct"/>
            <w:noWrap/>
            <w:hideMark/>
          </w:tcPr>
          <w:p w14:paraId="50AC18D0"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Québec, Canada</w:t>
            </w:r>
          </w:p>
        </w:tc>
        <w:tc>
          <w:tcPr>
            <w:tcW w:w="1235" w:type="pct"/>
            <w:noWrap/>
            <w:hideMark/>
          </w:tcPr>
          <w:p w14:paraId="7540D287"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24F4B6A5" w14:textId="77777777" w:rsidTr="006A19A4">
        <w:trPr>
          <w:trHeight w:val="300"/>
        </w:trPr>
        <w:tc>
          <w:tcPr>
            <w:tcW w:w="718" w:type="pct"/>
            <w:noWrap/>
            <w:hideMark/>
          </w:tcPr>
          <w:p w14:paraId="7DE7F2E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West Virginia</w:t>
            </w:r>
          </w:p>
        </w:tc>
        <w:tc>
          <w:tcPr>
            <w:tcW w:w="1164" w:type="pct"/>
            <w:noWrap/>
            <w:hideMark/>
          </w:tcPr>
          <w:p w14:paraId="465EBFCB"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12/16/2022</w:t>
            </w:r>
          </w:p>
        </w:tc>
        <w:tc>
          <w:tcPr>
            <w:tcW w:w="1883" w:type="pct"/>
            <w:noWrap/>
            <w:hideMark/>
          </w:tcPr>
          <w:p w14:paraId="3BF09EF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Sonora, Mexico</w:t>
            </w:r>
          </w:p>
        </w:tc>
        <w:tc>
          <w:tcPr>
            <w:tcW w:w="1235" w:type="pct"/>
            <w:noWrap/>
            <w:hideMark/>
          </w:tcPr>
          <w:p w14:paraId="191064B8"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51DDE10E" w14:textId="77777777" w:rsidTr="006A19A4">
        <w:trPr>
          <w:trHeight w:val="300"/>
        </w:trPr>
        <w:tc>
          <w:tcPr>
            <w:tcW w:w="718" w:type="pct"/>
            <w:noWrap/>
            <w:hideMark/>
          </w:tcPr>
          <w:p w14:paraId="5B0F9C9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West Virginia</w:t>
            </w:r>
          </w:p>
        </w:tc>
        <w:tc>
          <w:tcPr>
            <w:tcW w:w="1164" w:type="pct"/>
            <w:noWrap/>
            <w:hideMark/>
          </w:tcPr>
          <w:p w14:paraId="00F69BE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12/16/2022</w:t>
            </w:r>
          </w:p>
        </w:tc>
        <w:tc>
          <w:tcPr>
            <w:tcW w:w="1883" w:type="pct"/>
            <w:noWrap/>
            <w:hideMark/>
          </w:tcPr>
          <w:p w14:paraId="0FC8BBD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South Dakota, United States of America</w:t>
            </w:r>
          </w:p>
        </w:tc>
        <w:tc>
          <w:tcPr>
            <w:tcW w:w="1235" w:type="pct"/>
            <w:noWrap/>
            <w:hideMark/>
          </w:tcPr>
          <w:p w14:paraId="22DB4B20"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43</w:t>
            </w:r>
          </w:p>
        </w:tc>
      </w:tr>
      <w:tr w:rsidR="006A19A4" w:rsidRPr="006A19A4" w14:paraId="7EEB1F07" w14:textId="77777777" w:rsidTr="006A19A4">
        <w:trPr>
          <w:trHeight w:val="300"/>
        </w:trPr>
        <w:tc>
          <w:tcPr>
            <w:tcW w:w="718" w:type="pct"/>
            <w:noWrap/>
            <w:hideMark/>
          </w:tcPr>
          <w:p w14:paraId="480FB0C9"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West Virginia</w:t>
            </w:r>
          </w:p>
        </w:tc>
        <w:tc>
          <w:tcPr>
            <w:tcW w:w="1164" w:type="pct"/>
            <w:noWrap/>
            <w:hideMark/>
          </w:tcPr>
          <w:p w14:paraId="1CFDF75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12/16/2022</w:t>
            </w:r>
          </w:p>
        </w:tc>
        <w:tc>
          <w:tcPr>
            <w:tcW w:w="1883" w:type="pct"/>
            <w:noWrap/>
            <w:hideMark/>
          </w:tcPr>
          <w:p w14:paraId="5605D8A2"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Tamaulipas, Mexico</w:t>
            </w:r>
          </w:p>
        </w:tc>
        <w:tc>
          <w:tcPr>
            <w:tcW w:w="1235" w:type="pct"/>
            <w:noWrap/>
            <w:hideMark/>
          </w:tcPr>
          <w:p w14:paraId="3954A28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5CB915C3" w14:textId="77777777" w:rsidTr="006A19A4">
        <w:trPr>
          <w:trHeight w:val="300"/>
        </w:trPr>
        <w:tc>
          <w:tcPr>
            <w:tcW w:w="718" w:type="pct"/>
            <w:noWrap/>
            <w:hideMark/>
          </w:tcPr>
          <w:p w14:paraId="1D124C87"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West Virginia</w:t>
            </w:r>
          </w:p>
        </w:tc>
        <w:tc>
          <w:tcPr>
            <w:tcW w:w="1164" w:type="pct"/>
            <w:noWrap/>
            <w:hideMark/>
          </w:tcPr>
          <w:p w14:paraId="620E899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12/16/2022</w:t>
            </w:r>
          </w:p>
        </w:tc>
        <w:tc>
          <w:tcPr>
            <w:tcW w:w="1883" w:type="pct"/>
            <w:noWrap/>
            <w:hideMark/>
          </w:tcPr>
          <w:p w14:paraId="62C2638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Tennessee, United States of America</w:t>
            </w:r>
          </w:p>
        </w:tc>
        <w:tc>
          <w:tcPr>
            <w:tcW w:w="1235" w:type="pct"/>
            <w:noWrap/>
            <w:hideMark/>
          </w:tcPr>
          <w:p w14:paraId="5671899C"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7CF2547E" w14:textId="77777777" w:rsidTr="006A19A4">
        <w:trPr>
          <w:trHeight w:val="300"/>
        </w:trPr>
        <w:tc>
          <w:tcPr>
            <w:tcW w:w="718" w:type="pct"/>
            <w:noWrap/>
            <w:hideMark/>
          </w:tcPr>
          <w:p w14:paraId="4384CFD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West Virginia</w:t>
            </w:r>
          </w:p>
        </w:tc>
        <w:tc>
          <w:tcPr>
            <w:tcW w:w="1164" w:type="pct"/>
            <w:noWrap/>
            <w:hideMark/>
          </w:tcPr>
          <w:p w14:paraId="5926BB4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12/16/2022</w:t>
            </w:r>
          </w:p>
        </w:tc>
        <w:tc>
          <w:tcPr>
            <w:tcW w:w="1883" w:type="pct"/>
            <w:noWrap/>
            <w:hideMark/>
          </w:tcPr>
          <w:p w14:paraId="3DEA9D61"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Texas, United States of America</w:t>
            </w:r>
          </w:p>
        </w:tc>
        <w:tc>
          <w:tcPr>
            <w:tcW w:w="1235" w:type="pct"/>
            <w:noWrap/>
            <w:hideMark/>
          </w:tcPr>
          <w:p w14:paraId="6CA47A3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4C9B44DA" w14:textId="77777777" w:rsidTr="006A19A4">
        <w:trPr>
          <w:trHeight w:val="300"/>
        </w:trPr>
        <w:tc>
          <w:tcPr>
            <w:tcW w:w="718" w:type="pct"/>
            <w:noWrap/>
            <w:hideMark/>
          </w:tcPr>
          <w:p w14:paraId="77A059FC"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West Virginia</w:t>
            </w:r>
          </w:p>
        </w:tc>
        <w:tc>
          <w:tcPr>
            <w:tcW w:w="1164" w:type="pct"/>
            <w:noWrap/>
            <w:hideMark/>
          </w:tcPr>
          <w:p w14:paraId="5DA90E4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12/16/2022</w:t>
            </w:r>
          </w:p>
        </w:tc>
        <w:tc>
          <w:tcPr>
            <w:tcW w:w="1883" w:type="pct"/>
            <w:noWrap/>
            <w:hideMark/>
          </w:tcPr>
          <w:p w14:paraId="3994E19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Utah, United States of America</w:t>
            </w:r>
          </w:p>
        </w:tc>
        <w:tc>
          <w:tcPr>
            <w:tcW w:w="1235" w:type="pct"/>
            <w:noWrap/>
            <w:hideMark/>
          </w:tcPr>
          <w:p w14:paraId="1F9FB2C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438DC04B" w14:textId="77777777" w:rsidTr="006A19A4">
        <w:trPr>
          <w:trHeight w:val="300"/>
        </w:trPr>
        <w:tc>
          <w:tcPr>
            <w:tcW w:w="718" w:type="pct"/>
            <w:noWrap/>
            <w:hideMark/>
          </w:tcPr>
          <w:p w14:paraId="7BAD4BFD"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West Virginia</w:t>
            </w:r>
          </w:p>
        </w:tc>
        <w:tc>
          <w:tcPr>
            <w:tcW w:w="1164" w:type="pct"/>
            <w:noWrap/>
            <w:hideMark/>
          </w:tcPr>
          <w:p w14:paraId="42491F39"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12/16/2022</w:t>
            </w:r>
          </w:p>
        </w:tc>
        <w:tc>
          <w:tcPr>
            <w:tcW w:w="1883" w:type="pct"/>
            <w:noWrap/>
            <w:hideMark/>
          </w:tcPr>
          <w:p w14:paraId="0A3FA05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Vermont, United States of America</w:t>
            </w:r>
          </w:p>
        </w:tc>
        <w:tc>
          <w:tcPr>
            <w:tcW w:w="1235" w:type="pct"/>
            <w:noWrap/>
            <w:hideMark/>
          </w:tcPr>
          <w:p w14:paraId="45F783F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3</w:t>
            </w:r>
          </w:p>
        </w:tc>
      </w:tr>
      <w:tr w:rsidR="006A19A4" w:rsidRPr="006A19A4" w14:paraId="62020703" w14:textId="77777777" w:rsidTr="006A19A4">
        <w:trPr>
          <w:trHeight w:val="300"/>
        </w:trPr>
        <w:tc>
          <w:tcPr>
            <w:tcW w:w="718" w:type="pct"/>
            <w:noWrap/>
            <w:hideMark/>
          </w:tcPr>
          <w:p w14:paraId="3016CDDF"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West Virginia</w:t>
            </w:r>
          </w:p>
        </w:tc>
        <w:tc>
          <w:tcPr>
            <w:tcW w:w="1164" w:type="pct"/>
            <w:noWrap/>
            <w:hideMark/>
          </w:tcPr>
          <w:p w14:paraId="75E4A891"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12/16/2022</w:t>
            </w:r>
          </w:p>
        </w:tc>
        <w:tc>
          <w:tcPr>
            <w:tcW w:w="1883" w:type="pct"/>
            <w:noWrap/>
            <w:hideMark/>
          </w:tcPr>
          <w:p w14:paraId="6023CA9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Washington, United States of America</w:t>
            </w:r>
          </w:p>
        </w:tc>
        <w:tc>
          <w:tcPr>
            <w:tcW w:w="1235" w:type="pct"/>
            <w:noWrap/>
            <w:hideMark/>
          </w:tcPr>
          <w:p w14:paraId="5820163D"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5</w:t>
            </w:r>
          </w:p>
        </w:tc>
      </w:tr>
      <w:tr w:rsidR="006A19A4" w:rsidRPr="006A19A4" w14:paraId="6C6D248C" w14:textId="77777777" w:rsidTr="006A19A4">
        <w:trPr>
          <w:trHeight w:val="300"/>
        </w:trPr>
        <w:tc>
          <w:tcPr>
            <w:tcW w:w="718" w:type="pct"/>
            <w:noWrap/>
            <w:hideMark/>
          </w:tcPr>
          <w:p w14:paraId="02D3EAAA"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West Virginia</w:t>
            </w:r>
          </w:p>
        </w:tc>
        <w:tc>
          <w:tcPr>
            <w:tcW w:w="1164" w:type="pct"/>
            <w:noWrap/>
            <w:hideMark/>
          </w:tcPr>
          <w:p w14:paraId="16DE36C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12/16/2022</w:t>
            </w:r>
          </w:p>
        </w:tc>
        <w:tc>
          <w:tcPr>
            <w:tcW w:w="1883" w:type="pct"/>
            <w:noWrap/>
            <w:hideMark/>
          </w:tcPr>
          <w:p w14:paraId="65E93568"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Wisconsin, United States of America</w:t>
            </w:r>
          </w:p>
        </w:tc>
        <w:tc>
          <w:tcPr>
            <w:tcW w:w="1235" w:type="pct"/>
            <w:noWrap/>
            <w:hideMark/>
          </w:tcPr>
          <w:p w14:paraId="3EB2CCF2"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w:t>
            </w:r>
          </w:p>
        </w:tc>
      </w:tr>
      <w:tr w:rsidR="006A19A4" w:rsidRPr="006A19A4" w14:paraId="3152825D" w14:textId="77777777" w:rsidTr="006A19A4">
        <w:trPr>
          <w:trHeight w:val="300"/>
        </w:trPr>
        <w:tc>
          <w:tcPr>
            <w:tcW w:w="718" w:type="pct"/>
            <w:noWrap/>
            <w:hideMark/>
          </w:tcPr>
          <w:p w14:paraId="321FF763"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West Virginia</w:t>
            </w:r>
          </w:p>
        </w:tc>
        <w:tc>
          <w:tcPr>
            <w:tcW w:w="1164" w:type="pct"/>
            <w:noWrap/>
            <w:hideMark/>
          </w:tcPr>
          <w:p w14:paraId="0F62536E"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12/16/2022</w:t>
            </w:r>
          </w:p>
        </w:tc>
        <w:tc>
          <w:tcPr>
            <w:tcW w:w="1883" w:type="pct"/>
            <w:noWrap/>
            <w:hideMark/>
          </w:tcPr>
          <w:p w14:paraId="4A275ADB" w14:textId="77777777" w:rsidR="006A19A4" w:rsidRPr="006A19A4" w:rsidRDefault="006A19A4" w:rsidP="006A19A4">
            <w:pPr>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Yucatán, Mexico</w:t>
            </w:r>
          </w:p>
        </w:tc>
        <w:tc>
          <w:tcPr>
            <w:tcW w:w="1235" w:type="pct"/>
            <w:noWrap/>
            <w:hideMark/>
          </w:tcPr>
          <w:p w14:paraId="62D570BA" w14:textId="77777777" w:rsidR="006A19A4" w:rsidRPr="006A19A4" w:rsidRDefault="006A19A4" w:rsidP="006A19A4">
            <w:pPr>
              <w:jc w:val="right"/>
              <w:rPr>
                <w:rFonts w:ascii="Aptos Narrow" w:eastAsia="Times New Roman" w:hAnsi="Aptos Narrow" w:cs="Times New Roman"/>
                <w:color w:val="000000"/>
                <w:lang w:bidi="he-IL"/>
              </w:rPr>
            </w:pPr>
            <w:r w:rsidRPr="006A19A4">
              <w:rPr>
                <w:rFonts w:ascii="Aptos Narrow" w:eastAsia="Times New Roman" w:hAnsi="Aptos Narrow" w:cs="Times New Roman"/>
                <w:color w:val="000000"/>
                <w:lang w:bidi="he-IL"/>
              </w:rPr>
              <w:t>21</w:t>
            </w:r>
          </w:p>
        </w:tc>
      </w:tr>
    </w:tbl>
    <w:p w14:paraId="0000009C" w14:textId="77777777" w:rsidR="009C6B44" w:rsidRDefault="009C6B44">
      <w:pPr>
        <w:spacing w:line="480" w:lineRule="auto"/>
      </w:pPr>
    </w:p>
    <w:p w14:paraId="66279B75" w14:textId="77777777" w:rsidR="006A19A4" w:rsidRDefault="006A19A4">
      <w:r>
        <w:br w:type="page"/>
      </w:r>
    </w:p>
    <w:p w14:paraId="2D3D9170" w14:textId="4F8616DA" w:rsidR="009B0ABB" w:rsidRDefault="009B0ABB">
      <w:pPr>
        <w:spacing w:line="480" w:lineRule="auto"/>
      </w:pPr>
      <w:r>
        <w:lastRenderedPageBreak/>
        <w:t>Table 2. Proposed monitoring locations for US</w:t>
      </w:r>
    </w:p>
    <w:tbl>
      <w:tblPr>
        <w:tblStyle w:val="TableGrid"/>
        <w:tblW w:w="0" w:type="auto"/>
        <w:tblLook w:val="04A0" w:firstRow="1" w:lastRow="0" w:firstColumn="1" w:lastColumn="0" w:noHBand="0" w:noVBand="1"/>
      </w:tblPr>
      <w:tblGrid>
        <w:gridCol w:w="3116"/>
        <w:gridCol w:w="3117"/>
        <w:gridCol w:w="3117"/>
      </w:tblGrid>
      <w:tr w:rsidR="00BB19B4" w14:paraId="4EE478A5" w14:textId="77777777" w:rsidTr="00BB19B4">
        <w:tc>
          <w:tcPr>
            <w:tcW w:w="3116" w:type="dxa"/>
          </w:tcPr>
          <w:p w14:paraId="13BE7FBC" w14:textId="40C4447E" w:rsidR="00BB19B4" w:rsidRDefault="009A52D0" w:rsidP="00F4349F">
            <w:pPr>
              <w:spacing w:line="360" w:lineRule="auto"/>
            </w:pPr>
            <w:r>
              <w:t>Monitoring Location</w:t>
            </w:r>
          </w:p>
        </w:tc>
        <w:tc>
          <w:tcPr>
            <w:tcW w:w="3117" w:type="dxa"/>
          </w:tcPr>
          <w:p w14:paraId="0E36FD15" w14:textId="1843805E" w:rsidR="00BB19B4" w:rsidRDefault="009A52D0" w:rsidP="00F4349F">
            <w:pPr>
              <w:spacing w:line="360" w:lineRule="auto"/>
            </w:pPr>
            <w:r>
              <w:t>Centroid Latitude and Longitude</w:t>
            </w:r>
          </w:p>
        </w:tc>
        <w:tc>
          <w:tcPr>
            <w:tcW w:w="3117" w:type="dxa"/>
          </w:tcPr>
          <w:p w14:paraId="6E97C16E" w14:textId="5A7A9411" w:rsidR="00BB19B4" w:rsidRDefault="009A52D0" w:rsidP="00F4349F">
            <w:pPr>
              <w:spacing w:line="360" w:lineRule="auto"/>
            </w:pPr>
            <w:r w:rsidRPr="009A52D0">
              <w:t>Average Time-to-Infection (in days)</w:t>
            </w:r>
          </w:p>
        </w:tc>
      </w:tr>
      <w:tr w:rsidR="00BB19B4" w14:paraId="6F2642E4" w14:textId="77777777" w:rsidTr="00BB19B4">
        <w:tc>
          <w:tcPr>
            <w:tcW w:w="3116" w:type="dxa"/>
          </w:tcPr>
          <w:p w14:paraId="596E33C1" w14:textId="0236EC87" w:rsidR="00BB19B4" w:rsidRDefault="00CF72B5" w:rsidP="00F4349F">
            <w:pPr>
              <w:spacing w:line="360" w:lineRule="auto"/>
            </w:pPr>
            <w:r>
              <w:t>Kuji, Iwate, Japan</w:t>
            </w:r>
          </w:p>
        </w:tc>
        <w:tc>
          <w:tcPr>
            <w:tcW w:w="3117" w:type="dxa"/>
          </w:tcPr>
          <w:p w14:paraId="73C457AA" w14:textId="7EF3DBD5" w:rsidR="00BB19B4" w:rsidRDefault="00BB19B4" w:rsidP="00F4349F">
            <w:pPr>
              <w:spacing w:line="360" w:lineRule="auto"/>
            </w:pPr>
            <w:r>
              <w:t>41.</w:t>
            </w:r>
            <w:r w:rsidR="00CF72B5">
              <w:t>22</w:t>
            </w:r>
            <w:r>
              <w:t>, 140.14</w:t>
            </w:r>
          </w:p>
        </w:tc>
        <w:tc>
          <w:tcPr>
            <w:tcW w:w="3117" w:type="dxa"/>
          </w:tcPr>
          <w:p w14:paraId="4E640BD1" w14:textId="526ACF89" w:rsidR="00BB19B4" w:rsidRDefault="005B0F34" w:rsidP="00F4349F">
            <w:pPr>
              <w:spacing w:line="360" w:lineRule="auto"/>
            </w:pPr>
            <w:r>
              <w:t>20.74</w:t>
            </w:r>
          </w:p>
        </w:tc>
      </w:tr>
      <w:tr w:rsidR="00CF72B5" w14:paraId="59C39306" w14:textId="77777777" w:rsidTr="00BB19B4">
        <w:tc>
          <w:tcPr>
            <w:tcW w:w="3116" w:type="dxa"/>
          </w:tcPr>
          <w:p w14:paraId="357C9C27" w14:textId="712DEF5A" w:rsidR="00CF72B5" w:rsidRDefault="00CF72B5" w:rsidP="00F4349F">
            <w:pPr>
              <w:spacing w:line="360" w:lineRule="auto"/>
            </w:pPr>
            <w:r w:rsidRPr="00CF72B5">
              <w:t>Maine-et-Loire</w:t>
            </w:r>
            <w:r>
              <w:t xml:space="preserve">, </w:t>
            </w:r>
            <w:r w:rsidRPr="00CF72B5">
              <w:t>Pays de la Loire</w:t>
            </w:r>
            <w:r>
              <w:t>, France</w:t>
            </w:r>
          </w:p>
        </w:tc>
        <w:tc>
          <w:tcPr>
            <w:tcW w:w="3117" w:type="dxa"/>
          </w:tcPr>
          <w:p w14:paraId="087F47AF" w14:textId="2C5748EF" w:rsidR="00CF72B5" w:rsidRDefault="00CF72B5" w:rsidP="00F4349F">
            <w:pPr>
              <w:spacing w:line="360" w:lineRule="auto"/>
            </w:pPr>
            <w:r>
              <w:t>47.13, -1.32</w:t>
            </w:r>
          </w:p>
        </w:tc>
        <w:tc>
          <w:tcPr>
            <w:tcW w:w="3117" w:type="dxa"/>
          </w:tcPr>
          <w:p w14:paraId="15EDAAF1" w14:textId="0FE0E160" w:rsidR="00CF72B5" w:rsidRDefault="00500BAE" w:rsidP="00500BAE">
            <w:pPr>
              <w:spacing w:line="360" w:lineRule="auto"/>
            </w:pPr>
            <w:r>
              <w:t>23.35</w:t>
            </w:r>
          </w:p>
        </w:tc>
      </w:tr>
      <w:tr w:rsidR="00CF72B5" w14:paraId="5C35A431" w14:textId="77777777" w:rsidTr="00BB19B4">
        <w:tc>
          <w:tcPr>
            <w:tcW w:w="3116" w:type="dxa"/>
          </w:tcPr>
          <w:p w14:paraId="7893BB84" w14:textId="6A99E3B6" w:rsidR="00CF72B5" w:rsidRDefault="005B0F34" w:rsidP="005B0F34">
            <w:pPr>
              <w:spacing w:line="360" w:lineRule="auto"/>
            </w:pPr>
            <w:r>
              <w:t>Division No. 2, Manitoba, Canada</w:t>
            </w:r>
          </w:p>
        </w:tc>
        <w:tc>
          <w:tcPr>
            <w:tcW w:w="3117" w:type="dxa"/>
          </w:tcPr>
          <w:p w14:paraId="568DB4FB" w14:textId="6D839F64" w:rsidR="00CF72B5" w:rsidRDefault="00CF72B5" w:rsidP="00F4349F">
            <w:pPr>
              <w:spacing w:line="360" w:lineRule="auto"/>
            </w:pPr>
            <w:r>
              <w:t>50.11, -97.48</w:t>
            </w:r>
          </w:p>
        </w:tc>
        <w:tc>
          <w:tcPr>
            <w:tcW w:w="3117" w:type="dxa"/>
          </w:tcPr>
          <w:p w14:paraId="1564EF1B" w14:textId="7320534F" w:rsidR="00CF72B5" w:rsidRDefault="00500BAE" w:rsidP="00500BAE">
            <w:pPr>
              <w:spacing w:line="360" w:lineRule="auto"/>
            </w:pPr>
            <w:r>
              <w:t>11.64</w:t>
            </w:r>
          </w:p>
        </w:tc>
      </w:tr>
      <w:tr w:rsidR="00CF72B5" w14:paraId="59345C5D" w14:textId="77777777" w:rsidTr="00BB19B4">
        <w:tc>
          <w:tcPr>
            <w:tcW w:w="3116" w:type="dxa"/>
          </w:tcPr>
          <w:p w14:paraId="618DCA51" w14:textId="1C407839" w:rsidR="00CF72B5" w:rsidRDefault="005B0F34" w:rsidP="00F4349F">
            <w:pPr>
              <w:spacing w:line="360" w:lineRule="auto"/>
            </w:pPr>
            <w:r>
              <w:t>York, Ontario, Canada</w:t>
            </w:r>
          </w:p>
        </w:tc>
        <w:tc>
          <w:tcPr>
            <w:tcW w:w="3117" w:type="dxa"/>
          </w:tcPr>
          <w:p w14:paraId="1797681C" w14:textId="597403E1" w:rsidR="00CF72B5" w:rsidRDefault="00CF72B5" w:rsidP="00F4349F">
            <w:pPr>
              <w:spacing w:line="360" w:lineRule="auto"/>
            </w:pPr>
            <w:r>
              <w:t>44.66, -76.92</w:t>
            </w:r>
          </w:p>
        </w:tc>
        <w:tc>
          <w:tcPr>
            <w:tcW w:w="3117" w:type="dxa"/>
          </w:tcPr>
          <w:p w14:paraId="2681B61E" w14:textId="50925D0F" w:rsidR="00CF72B5" w:rsidRDefault="00500BAE" w:rsidP="00500BAE">
            <w:pPr>
              <w:spacing w:line="360" w:lineRule="auto"/>
            </w:pPr>
            <w:r>
              <w:t>16.06</w:t>
            </w:r>
          </w:p>
        </w:tc>
      </w:tr>
      <w:tr w:rsidR="00CF72B5" w14:paraId="75C13051" w14:textId="77777777" w:rsidTr="00BB19B4">
        <w:tc>
          <w:tcPr>
            <w:tcW w:w="3116" w:type="dxa"/>
          </w:tcPr>
          <w:p w14:paraId="5ADB384C" w14:textId="3E437A79" w:rsidR="00CF72B5" w:rsidRDefault="005B0F34" w:rsidP="00F4349F">
            <w:pPr>
              <w:spacing w:line="360" w:lineRule="auto"/>
            </w:pPr>
            <w:r>
              <w:t>Division No. 11, Alberta, Canada</w:t>
            </w:r>
          </w:p>
        </w:tc>
        <w:tc>
          <w:tcPr>
            <w:tcW w:w="3117" w:type="dxa"/>
          </w:tcPr>
          <w:p w14:paraId="270BAEB3" w14:textId="7F803664" w:rsidR="00CF72B5" w:rsidRDefault="00CF72B5" w:rsidP="00F4349F">
            <w:pPr>
              <w:spacing w:line="360" w:lineRule="auto"/>
            </w:pPr>
            <w:r>
              <w:t>51.66, -114.12</w:t>
            </w:r>
          </w:p>
        </w:tc>
        <w:tc>
          <w:tcPr>
            <w:tcW w:w="3117" w:type="dxa"/>
          </w:tcPr>
          <w:p w14:paraId="0639E2DF" w14:textId="487FA97F" w:rsidR="00CF72B5" w:rsidRDefault="00500BAE" w:rsidP="00500BAE">
            <w:pPr>
              <w:spacing w:line="360" w:lineRule="auto"/>
            </w:pPr>
            <w:r>
              <w:t>15.72</w:t>
            </w:r>
          </w:p>
        </w:tc>
      </w:tr>
      <w:tr w:rsidR="00CF72B5" w14:paraId="238B67CA" w14:textId="77777777" w:rsidTr="00BB19B4">
        <w:tc>
          <w:tcPr>
            <w:tcW w:w="3116" w:type="dxa"/>
          </w:tcPr>
          <w:p w14:paraId="08BDBF12" w14:textId="30AE912C" w:rsidR="00CF72B5" w:rsidRDefault="00F4349F" w:rsidP="00F4349F">
            <w:pPr>
              <w:spacing w:line="360" w:lineRule="auto"/>
            </w:pPr>
            <w:proofErr w:type="spellStart"/>
            <w:r w:rsidRPr="00F4349F">
              <w:t>Izobil'nenskiy</w:t>
            </w:r>
            <w:proofErr w:type="spellEnd"/>
            <w:r w:rsidRPr="00F4349F">
              <w:t xml:space="preserve"> rayon</w:t>
            </w:r>
            <w:r>
              <w:t xml:space="preserve">, </w:t>
            </w:r>
            <w:r w:rsidRPr="00F4349F">
              <w:t>Stavropol'</w:t>
            </w:r>
            <w:r>
              <w:t>, Russia</w:t>
            </w:r>
          </w:p>
        </w:tc>
        <w:tc>
          <w:tcPr>
            <w:tcW w:w="3117" w:type="dxa"/>
          </w:tcPr>
          <w:p w14:paraId="7257C737" w14:textId="24B79E2F" w:rsidR="00CF72B5" w:rsidRDefault="00CF72B5" w:rsidP="00F4349F">
            <w:pPr>
              <w:spacing w:line="360" w:lineRule="auto"/>
            </w:pPr>
            <w:r>
              <w:t>52.43, 40.17</w:t>
            </w:r>
          </w:p>
        </w:tc>
        <w:tc>
          <w:tcPr>
            <w:tcW w:w="3117" w:type="dxa"/>
          </w:tcPr>
          <w:p w14:paraId="2C82733B" w14:textId="17C9D2C7" w:rsidR="00CF72B5" w:rsidRDefault="00500BAE" w:rsidP="00500BAE">
            <w:pPr>
              <w:spacing w:line="360" w:lineRule="auto"/>
            </w:pPr>
            <w:r>
              <w:t>16.33</w:t>
            </w:r>
          </w:p>
        </w:tc>
      </w:tr>
      <w:tr w:rsidR="00CF72B5" w14:paraId="5FE99658" w14:textId="77777777" w:rsidTr="00BB19B4">
        <w:tc>
          <w:tcPr>
            <w:tcW w:w="3116" w:type="dxa"/>
          </w:tcPr>
          <w:p w14:paraId="41AD048C" w14:textId="7C340789" w:rsidR="00CF72B5" w:rsidRDefault="005B0F34" w:rsidP="00F4349F">
            <w:pPr>
              <w:spacing w:line="360" w:lineRule="auto"/>
            </w:pPr>
            <w:proofErr w:type="spellStart"/>
            <w:r w:rsidRPr="005B0F34">
              <w:t>Umán</w:t>
            </w:r>
            <w:proofErr w:type="spellEnd"/>
            <w:r>
              <w:t xml:space="preserve">, </w:t>
            </w:r>
            <w:r w:rsidRPr="005B0F34">
              <w:t>Yucatán</w:t>
            </w:r>
            <w:r>
              <w:t>, Mexico</w:t>
            </w:r>
          </w:p>
        </w:tc>
        <w:tc>
          <w:tcPr>
            <w:tcW w:w="3117" w:type="dxa"/>
          </w:tcPr>
          <w:p w14:paraId="259453B7" w14:textId="32450E79" w:rsidR="00CF72B5" w:rsidRDefault="00CF72B5" w:rsidP="00F4349F">
            <w:pPr>
              <w:spacing w:line="360" w:lineRule="auto"/>
            </w:pPr>
            <w:r>
              <w:t>20.76, -96.06</w:t>
            </w:r>
          </w:p>
        </w:tc>
        <w:tc>
          <w:tcPr>
            <w:tcW w:w="3117" w:type="dxa"/>
          </w:tcPr>
          <w:p w14:paraId="465C59B0" w14:textId="1B1894E0" w:rsidR="00CF72B5" w:rsidRDefault="00500BAE" w:rsidP="00500BAE">
            <w:pPr>
              <w:spacing w:line="360" w:lineRule="auto"/>
            </w:pPr>
            <w:r>
              <w:t>22.22</w:t>
            </w:r>
          </w:p>
        </w:tc>
      </w:tr>
      <w:tr w:rsidR="00F4349F" w14:paraId="3E5B9584" w14:textId="77777777" w:rsidTr="00BB19B4">
        <w:tc>
          <w:tcPr>
            <w:tcW w:w="3116" w:type="dxa"/>
          </w:tcPr>
          <w:p w14:paraId="438925EE" w14:textId="7005D6FD" w:rsidR="00F4349F" w:rsidRDefault="00F4349F" w:rsidP="00F4349F">
            <w:pPr>
              <w:spacing w:line="360" w:lineRule="auto"/>
            </w:pPr>
            <w:r>
              <w:t>Almere, Flevoland, Netherlands</w:t>
            </w:r>
          </w:p>
        </w:tc>
        <w:tc>
          <w:tcPr>
            <w:tcW w:w="3117" w:type="dxa"/>
          </w:tcPr>
          <w:p w14:paraId="7F80F539" w14:textId="11AC95C4" w:rsidR="00F4349F" w:rsidRDefault="00F4349F" w:rsidP="00F4349F">
            <w:pPr>
              <w:spacing w:line="360" w:lineRule="auto"/>
            </w:pPr>
            <w:r>
              <w:t>53.64, 4.25</w:t>
            </w:r>
          </w:p>
        </w:tc>
        <w:tc>
          <w:tcPr>
            <w:tcW w:w="3117" w:type="dxa"/>
          </w:tcPr>
          <w:p w14:paraId="114C7CC7" w14:textId="79E7DC7E" w:rsidR="00F4349F" w:rsidRDefault="00500BAE" w:rsidP="00500BAE">
            <w:pPr>
              <w:spacing w:line="360" w:lineRule="auto"/>
            </w:pPr>
            <w:r>
              <w:t>20.86</w:t>
            </w:r>
          </w:p>
        </w:tc>
      </w:tr>
      <w:tr w:rsidR="00F4349F" w14:paraId="2C3DB38B" w14:textId="77777777" w:rsidTr="00BB19B4">
        <w:tc>
          <w:tcPr>
            <w:tcW w:w="3116" w:type="dxa"/>
          </w:tcPr>
          <w:p w14:paraId="375C9CFC" w14:textId="65119702" w:rsidR="00F4349F" w:rsidRDefault="005B0F34" w:rsidP="00F4349F">
            <w:pPr>
              <w:spacing w:line="360" w:lineRule="auto"/>
            </w:pPr>
            <w:r>
              <w:t>Halifax, Nova Scotia, Canada</w:t>
            </w:r>
          </w:p>
        </w:tc>
        <w:tc>
          <w:tcPr>
            <w:tcW w:w="3117" w:type="dxa"/>
          </w:tcPr>
          <w:p w14:paraId="76FF4CE8" w14:textId="137B1662" w:rsidR="00F4349F" w:rsidRDefault="00F4349F" w:rsidP="00F4349F">
            <w:pPr>
              <w:spacing w:line="360" w:lineRule="auto"/>
            </w:pPr>
            <w:r>
              <w:t>46.45, -61.67</w:t>
            </w:r>
          </w:p>
        </w:tc>
        <w:tc>
          <w:tcPr>
            <w:tcW w:w="3117" w:type="dxa"/>
          </w:tcPr>
          <w:p w14:paraId="3B36468F" w14:textId="0E5F61B5" w:rsidR="00F4349F" w:rsidRDefault="00500BAE" w:rsidP="00500BAE">
            <w:pPr>
              <w:spacing w:line="360" w:lineRule="auto"/>
            </w:pPr>
            <w:r>
              <w:t>16.00</w:t>
            </w:r>
          </w:p>
        </w:tc>
      </w:tr>
    </w:tbl>
    <w:p w14:paraId="2079B57D" w14:textId="77777777" w:rsidR="00BB19B4" w:rsidRDefault="00BB19B4" w:rsidP="005B0F34">
      <w:pPr>
        <w:spacing w:line="480" w:lineRule="auto"/>
      </w:pPr>
    </w:p>
    <w:sectPr w:rsidR="00BB19B4">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Kathryn C Fillman" w:date="2024-06-03T22:41:00Z" w:initials="KF">
    <w:p w14:paraId="6E9249B3" w14:textId="77777777" w:rsidR="00824F14" w:rsidRDefault="00824F14" w:rsidP="00824F14">
      <w:pPr>
        <w:pStyle w:val="CommentText"/>
      </w:pPr>
      <w:r>
        <w:rPr>
          <w:rStyle w:val="CommentReference"/>
        </w:rPr>
        <w:annotationRef/>
      </w:r>
      <w:r>
        <w:t>WRONG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E9249B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E53EDE5" w16cex:dateUtc="2024-06-04T03: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E9249B3" w16cid:durableId="5E53EDE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A4B1AC" w14:textId="77777777" w:rsidR="00C01E7A" w:rsidRDefault="00C01E7A">
      <w:pPr>
        <w:spacing w:after="0" w:line="240" w:lineRule="auto"/>
      </w:pPr>
      <w:r>
        <w:separator/>
      </w:r>
    </w:p>
  </w:endnote>
  <w:endnote w:type="continuationSeparator" w:id="0">
    <w:p w14:paraId="181703C0" w14:textId="77777777" w:rsidR="00C01E7A" w:rsidRDefault="00C01E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AF8A1E" w14:textId="77777777" w:rsidR="00C01E7A" w:rsidRDefault="00C01E7A">
      <w:pPr>
        <w:spacing w:after="0" w:line="240" w:lineRule="auto"/>
      </w:pPr>
      <w:r>
        <w:separator/>
      </w:r>
    </w:p>
  </w:footnote>
  <w:footnote w:type="continuationSeparator" w:id="0">
    <w:p w14:paraId="7E76FA23" w14:textId="77777777" w:rsidR="00C01E7A" w:rsidRDefault="00C01E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16092D"/>
    <w:multiLevelType w:val="hybridMultilevel"/>
    <w:tmpl w:val="13B0B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121CFB"/>
    <w:multiLevelType w:val="multilevel"/>
    <w:tmpl w:val="F2CC34E8"/>
    <w:lvl w:ilvl="0">
      <w:start w:val="1"/>
      <w:numFmt w:val="decimal"/>
      <w:lvlText w:val="%1."/>
      <w:lvlJc w:val="left"/>
      <w:pPr>
        <w:ind w:left="6" w:hanging="360"/>
      </w:pPr>
    </w:lvl>
    <w:lvl w:ilvl="1">
      <w:start w:val="1"/>
      <w:numFmt w:val="lowerLetter"/>
      <w:lvlText w:val="%2."/>
      <w:lvlJc w:val="left"/>
      <w:pPr>
        <w:ind w:left="726" w:hanging="360"/>
      </w:pPr>
    </w:lvl>
    <w:lvl w:ilvl="2">
      <w:start w:val="1"/>
      <w:numFmt w:val="lowerRoman"/>
      <w:lvlText w:val="%3."/>
      <w:lvlJc w:val="right"/>
      <w:pPr>
        <w:ind w:left="1446" w:hanging="180"/>
      </w:pPr>
    </w:lvl>
    <w:lvl w:ilvl="3">
      <w:start w:val="1"/>
      <w:numFmt w:val="decimal"/>
      <w:lvlText w:val="%4."/>
      <w:lvlJc w:val="left"/>
      <w:pPr>
        <w:ind w:left="2166" w:hanging="360"/>
      </w:pPr>
    </w:lvl>
    <w:lvl w:ilvl="4">
      <w:start w:val="1"/>
      <w:numFmt w:val="lowerLetter"/>
      <w:lvlText w:val="%5."/>
      <w:lvlJc w:val="left"/>
      <w:pPr>
        <w:ind w:left="2886" w:hanging="360"/>
      </w:pPr>
    </w:lvl>
    <w:lvl w:ilvl="5">
      <w:start w:val="1"/>
      <w:numFmt w:val="lowerRoman"/>
      <w:lvlText w:val="%6."/>
      <w:lvlJc w:val="right"/>
      <w:pPr>
        <w:ind w:left="3606" w:hanging="180"/>
      </w:pPr>
    </w:lvl>
    <w:lvl w:ilvl="6">
      <w:start w:val="1"/>
      <w:numFmt w:val="decimal"/>
      <w:lvlText w:val="%7."/>
      <w:lvlJc w:val="left"/>
      <w:pPr>
        <w:ind w:left="4326" w:hanging="360"/>
      </w:pPr>
    </w:lvl>
    <w:lvl w:ilvl="7">
      <w:start w:val="1"/>
      <w:numFmt w:val="lowerLetter"/>
      <w:lvlText w:val="%8."/>
      <w:lvlJc w:val="left"/>
      <w:pPr>
        <w:ind w:left="5046" w:hanging="360"/>
      </w:pPr>
    </w:lvl>
    <w:lvl w:ilvl="8">
      <w:start w:val="1"/>
      <w:numFmt w:val="lowerRoman"/>
      <w:lvlText w:val="%9."/>
      <w:lvlJc w:val="right"/>
      <w:pPr>
        <w:ind w:left="5766" w:hanging="180"/>
      </w:pPr>
    </w:lvl>
  </w:abstractNum>
  <w:abstractNum w:abstractNumId="2" w15:restartNumberingAfterBreak="0">
    <w:nsid w:val="76986DB3"/>
    <w:multiLevelType w:val="hybridMultilevel"/>
    <w:tmpl w:val="21AC1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5166908">
    <w:abstractNumId w:val="1"/>
  </w:num>
  <w:num w:numId="2" w16cid:durableId="903489725">
    <w:abstractNumId w:val="0"/>
  </w:num>
  <w:num w:numId="3" w16cid:durableId="53388296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dres Perez">
    <w15:presenceInfo w15:providerId="None" w15:userId="Andres Perez"/>
  </w15:person>
  <w15:person w15:author="Kathryn C Fillman">
    <w15:presenceInfo w15:providerId="AD" w15:userId="S::fillm056@umn.edu::4daae001-85e8-4d45-b366-44a1f181c2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6B44"/>
    <w:rsid w:val="000146D5"/>
    <w:rsid w:val="00061720"/>
    <w:rsid w:val="000636FF"/>
    <w:rsid w:val="00080AF6"/>
    <w:rsid w:val="00085A2C"/>
    <w:rsid w:val="000A7AD0"/>
    <w:rsid w:val="000C1465"/>
    <w:rsid w:val="000D7E26"/>
    <w:rsid w:val="000F668F"/>
    <w:rsid w:val="00104910"/>
    <w:rsid w:val="00110C07"/>
    <w:rsid w:val="00143C6F"/>
    <w:rsid w:val="00155E0D"/>
    <w:rsid w:val="00170C42"/>
    <w:rsid w:val="001805F8"/>
    <w:rsid w:val="00181925"/>
    <w:rsid w:val="00185565"/>
    <w:rsid w:val="00190C7F"/>
    <w:rsid w:val="001927C4"/>
    <w:rsid w:val="001D39E7"/>
    <w:rsid w:val="002403AB"/>
    <w:rsid w:val="00241F29"/>
    <w:rsid w:val="002619A2"/>
    <w:rsid w:val="002A61DB"/>
    <w:rsid w:val="002B6188"/>
    <w:rsid w:val="002E5580"/>
    <w:rsid w:val="00323D64"/>
    <w:rsid w:val="0033196B"/>
    <w:rsid w:val="00342ACE"/>
    <w:rsid w:val="00345CD6"/>
    <w:rsid w:val="0034725F"/>
    <w:rsid w:val="00357678"/>
    <w:rsid w:val="00387571"/>
    <w:rsid w:val="003915BB"/>
    <w:rsid w:val="003916D7"/>
    <w:rsid w:val="00397891"/>
    <w:rsid w:val="003B3874"/>
    <w:rsid w:val="003D08D7"/>
    <w:rsid w:val="003D0DE7"/>
    <w:rsid w:val="003E76BF"/>
    <w:rsid w:val="003F23CD"/>
    <w:rsid w:val="003F400A"/>
    <w:rsid w:val="003F5E1D"/>
    <w:rsid w:val="00434C2A"/>
    <w:rsid w:val="00434DE7"/>
    <w:rsid w:val="0045130C"/>
    <w:rsid w:val="00481C53"/>
    <w:rsid w:val="004967A0"/>
    <w:rsid w:val="004A17BF"/>
    <w:rsid w:val="004B3AC8"/>
    <w:rsid w:val="004D07CF"/>
    <w:rsid w:val="004E4070"/>
    <w:rsid w:val="004F02C1"/>
    <w:rsid w:val="00500BAE"/>
    <w:rsid w:val="00505C40"/>
    <w:rsid w:val="005159F5"/>
    <w:rsid w:val="005206FA"/>
    <w:rsid w:val="005459C2"/>
    <w:rsid w:val="005907F9"/>
    <w:rsid w:val="00596BF9"/>
    <w:rsid w:val="005A4D65"/>
    <w:rsid w:val="005B0F34"/>
    <w:rsid w:val="005D4050"/>
    <w:rsid w:val="005D688E"/>
    <w:rsid w:val="006418D1"/>
    <w:rsid w:val="00654804"/>
    <w:rsid w:val="00655CA0"/>
    <w:rsid w:val="00662594"/>
    <w:rsid w:val="00682B50"/>
    <w:rsid w:val="006844CB"/>
    <w:rsid w:val="00684A4D"/>
    <w:rsid w:val="006A0F7A"/>
    <w:rsid w:val="006A19A4"/>
    <w:rsid w:val="006B6FF6"/>
    <w:rsid w:val="006C1EEB"/>
    <w:rsid w:val="006D4C12"/>
    <w:rsid w:val="00700D4A"/>
    <w:rsid w:val="007417EB"/>
    <w:rsid w:val="0075043E"/>
    <w:rsid w:val="007527AE"/>
    <w:rsid w:val="00753462"/>
    <w:rsid w:val="00757B99"/>
    <w:rsid w:val="007744FD"/>
    <w:rsid w:val="00782DCC"/>
    <w:rsid w:val="0078670B"/>
    <w:rsid w:val="00793AB3"/>
    <w:rsid w:val="007A195F"/>
    <w:rsid w:val="007A305F"/>
    <w:rsid w:val="007A56FA"/>
    <w:rsid w:val="007B08AA"/>
    <w:rsid w:val="007E52EB"/>
    <w:rsid w:val="00824F14"/>
    <w:rsid w:val="00827D0B"/>
    <w:rsid w:val="00836A1B"/>
    <w:rsid w:val="00840DAB"/>
    <w:rsid w:val="008578E5"/>
    <w:rsid w:val="0086099E"/>
    <w:rsid w:val="008A1000"/>
    <w:rsid w:val="008D24FD"/>
    <w:rsid w:val="00920C57"/>
    <w:rsid w:val="00935E70"/>
    <w:rsid w:val="00963188"/>
    <w:rsid w:val="00967973"/>
    <w:rsid w:val="009745FF"/>
    <w:rsid w:val="009873E1"/>
    <w:rsid w:val="00996AD9"/>
    <w:rsid w:val="009979D8"/>
    <w:rsid w:val="009A1074"/>
    <w:rsid w:val="009A3254"/>
    <w:rsid w:val="009A52D0"/>
    <w:rsid w:val="009B0ABB"/>
    <w:rsid w:val="009C6B44"/>
    <w:rsid w:val="009D0879"/>
    <w:rsid w:val="00A12A6E"/>
    <w:rsid w:val="00A168AF"/>
    <w:rsid w:val="00A17F05"/>
    <w:rsid w:val="00A365DC"/>
    <w:rsid w:val="00A43BEA"/>
    <w:rsid w:val="00A46C94"/>
    <w:rsid w:val="00A62B44"/>
    <w:rsid w:val="00A77721"/>
    <w:rsid w:val="00A84108"/>
    <w:rsid w:val="00AB42DD"/>
    <w:rsid w:val="00AF2E52"/>
    <w:rsid w:val="00AF3EEC"/>
    <w:rsid w:val="00AF5BE1"/>
    <w:rsid w:val="00B01F08"/>
    <w:rsid w:val="00B14B12"/>
    <w:rsid w:val="00B24EC9"/>
    <w:rsid w:val="00B528C3"/>
    <w:rsid w:val="00B53253"/>
    <w:rsid w:val="00B72492"/>
    <w:rsid w:val="00BA1200"/>
    <w:rsid w:val="00BA78E0"/>
    <w:rsid w:val="00BB19B4"/>
    <w:rsid w:val="00BE593F"/>
    <w:rsid w:val="00C01E7A"/>
    <w:rsid w:val="00C048FC"/>
    <w:rsid w:val="00C24BAF"/>
    <w:rsid w:val="00C31F46"/>
    <w:rsid w:val="00C67521"/>
    <w:rsid w:val="00C77FAC"/>
    <w:rsid w:val="00CB06FB"/>
    <w:rsid w:val="00CB7A65"/>
    <w:rsid w:val="00CE5D88"/>
    <w:rsid w:val="00CE6FC1"/>
    <w:rsid w:val="00CF47D9"/>
    <w:rsid w:val="00CF72B5"/>
    <w:rsid w:val="00D01F70"/>
    <w:rsid w:val="00D266DE"/>
    <w:rsid w:val="00D34B43"/>
    <w:rsid w:val="00D44D1E"/>
    <w:rsid w:val="00D938C6"/>
    <w:rsid w:val="00D96E1A"/>
    <w:rsid w:val="00DA495F"/>
    <w:rsid w:val="00DB0C05"/>
    <w:rsid w:val="00DB32E1"/>
    <w:rsid w:val="00DD33CF"/>
    <w:rsid w:val="00DD3FE9"/>
    <w:rsid w:val="00DD4204"/>
    <w:rsid w:val="00DE1773"/>
    <w:rsid w:val="00DF4ADF"/>
    <w:rsid w:val="00E3259E"/>
    <w:rsid w:val="00E54A7D"/>
    <w:rsid w:val="00E63FB1"/>
    <w:rsid w:val="00E6622E"/>
    <w:rsid w:val="00E7525D"/>
    <w:rsid w:val="00E76581"/>
    <w:rsid w:val="00E83F1D"/>
    <w:rsid w:val="00EA796B"/>
    <w:rsid w:val="00EB1F62"/>
    <w:rsid w:val="00EB6B07"/>
    <w:rsid w:val="00EC1FBC"/>
    <w:rsid w:val="00EC5D78"/>
    <w:rsid w:val="00EE2BB9"/>
    <w:rsid w:val="00F0429B"/>
    <w:rsid w:val="00F10CDE"/>
    <w:rsid w:val="00F12E8E"/>
    <w:rsid w:val="00F14EDA"/>
    <w:rsid w:val="00F4349F"/>
    <w:rsid w:val="00F50191"/>
    <w:rsid w:val="00F8309A"/>
    <w:rsid w:val="00F94041"/>
    <w:rsid w:val="00FA1539"/>
    <w:rsid w:val="00FC04FB"/>
    <w:rsid w:val="00FC0589"/>
    <w:rsid w:val="00FD3DE8"/>
    <w:rsid w:val="00FF12B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31E194"/>
  <w15:docId w15:val="{B54D6B71-B0D5-440E-A388-4E565EA37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styleId="LineNumber">
    <w:name w:val="line number"/>
    <w:basedOn w:val="DefaultParagraphFont"/>
    <w:uiPriority w:val="99"/>
    <w:semiHidden/>
    <w:unhideWhenUsed/>
    <w:rsid w:val="00EB418E"/>
  </w:style>
  <w:style w:type="character" w:styleId="CommentReference">
    <w:name w:val="annotation reference"/>
    <w:basedOn w:val="DefaultParagraphFont"/>
    <w:uiPriority w:val="99"/>
    <w:semiHidden/>
    <w:unhideWhenUsed/>
    <w:rsid w:val="00EB418E"/>
    <w:rPr>
      <w:sz w:val="16"/>
      <w:szCs w:val="16"/>
    </w:rPr>
  </w:style>
  <w:style w:type="paragraph" w:styleId="CommentText">
    <w:name w:val="annotation text"/>
    <w:basedOn w:val="Normal"/>
    <w:link w:val="CommentTextChar"/>
    <w:uiPriority w:val="99"/>
    <w:unhideWhenUsed/>
    <w:rsid w:val="00EB418E"/>
    <w:pPr>
      <w:spacing w:line="240" w:lineRule="auto"/>
    </w:pPr>
    <w:rPr>
      <w:sz w:val="20"/>
      <w:szCs w:val="20"/>
    </w:rPr>
  </w:style>
  <w:style w:type="character" w:customStyle="1" w:styleId="CommentTextChar">
    <w:name w:val="Comment Text Char"/>
    <w:basedOn w:val="DefaultParagraphFont"/>
    <w:link w:val="CommentText"/>
    <w:uiPriority w:val="99"/>
    <w:rsid w:val="00EB418E"/>
    <w:rPr>
      <w:sz w:val="20"/>
      <w:szCs w:val="20"/>
    </w:rPr>
  </w:style>
  <w:style w:type="paragraph" w:styleId="CommentSubject">
    <w:name w:val="annotation subject"/>
    <w:basedOn w:val="CommentText"/>
    <w:next w:val="CommentText"/>
    <w:link w:val="CommentSubjectChar"/>
    <w:uiPriority w:val="99"/>
    <w:semiHidden/>
    <w:unhideWhenUsed/>
    <w:rsid w:val="00EB418E"/>
    <w:rPr>
      <w:b/>
      <w:bCs/>
    </w:rPr>
  </w:style>
  <w:style w:type="character" w:customStyle="1" w:styleId="CommentSubjectChar">
    <w:name w:val="Comment Subject Char"/>
    <w:basedOn w:val="CommentTextChar"/>
    <w:link w:val="CommentSubject"/>
    <w:uiPriority w:val="99"/>
    <w:semiHidden/>
    <w:rsid w:val="00EB418E"/>
    <w:rPr>
      <w:b/>
      <w:bCs/>
      <w:sz w:val="20"/>
      <w:szCs w:val="20"/>
    </w:rPr>
  </w:style>
  <w:style w:type="paragraph" w:styleId="BalloonText">
    <w:name w:val="Balloon Text"/>
    <w:basedOn w:val="Normal"/>
    <w:link w:val="BalloonTextChar"/>
    <w:uiPriority w:val="99"/>
    <w:semiHidden/>
    <w:unhideWhenUsed/>
    <w:rsid w:val="00EB41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418E"/>
    <w:rPr>
      <w:rFonts w:ascii="Segoe UI" w:hAnsi="Segoe UI" w:cs="Segoe UI"/>
      <w:sz w:val="18"/>
      <w:szCs w:val="18"/>
    </w:rPr>
  </w:style>
  <w:style w:type="character" w:styleId="Hyperlink">
    <w:name w:val="Hyperlink"/>
    <w:basedOn w:val="DefaultParagraphFont"/>
    <w:uiPriority w:val="99"/>
    <w:unhideWhenUsed/>
    <w:rsid w:val="00C926F2"/>
    <w:rPr>
      <w:color w:val="0563C1" w:themeColor="hyperlink"/>
      <w:u w:val="single"/>
    </w:rPr>
  </w:style>
  <w:style w:type="character" w:customStyle="1" w:styleId="a">
    <w:name w:val="_"/>
    <w:basedOn w:val="DefaultParagraphFont"/>
    <w:rsid w:val="00B81C88"/>
  </w:style>
  <w:style w:type="paragraph" w:styleId="Revision">
    <w:name w:val="Revision"/>
    <w:hidden/>
    <w:uiPriority w:val="99"/>
    <w:semiHidden/>
    <w:rsid w:val="005F23B7"/>
    <w:pPr>
      <w:spacing w:after="0" w:line="240" w:lineRule="auto"/>
    </w:pPr>
  </w:style>
  <w:style w:type="paragraph" w:styleId="FootnoteText">
    <w:name w:val="footnote text"/>
    <w:basedOn w:val="Normal"/>
    <w:link w:val="FootnoteTextChar"/>
    <w:uiPriority w:val="99"/>
    <w:semiHidden/>
    <w:unhideWhenUsed/>
    <w:rsid w:val="006A37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A37E3"/>
    <w:rPr>
      <w:sz w:val="20"/>
      <w:szCs w:val="20"/>
    </w:rPr>
  </w:style>
  <w:style w:type="character" w:styleId="FootnoteReference">
    <w:name w:val="footnote reference"/>
    <w:basedOn w:val="DefaultParagraphFont"/>
    <w:uiPriority w:val="99"/>
    <w:semiHidden/>
    <w:unhideWhenUsed/>
    <w:rsid w:val="006A37E3"/>
    <w:rPr>
      <w:vertAlign w:val="superscript"/>
    </w:rPr>
  </w:style>
  <w:style w:type="paragraph" w:styleId="ListParagraph">
    <w:name w:val="List Paragraph"/>
    <w:basedOn w:val="Normal"/>
    <w:uiPriority w:val="34"/>
    <w:qFormat/>
    <w:rsid w:val="00CC0099"/>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345CD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23D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B14B12"/>
    <w:rPr>
      <w:color w:val="605E5C"/>
      <w:shd w:val="clear" w:color="auto" w:fill="E1DFDD"/>
    </w:rPr>
  </w:style>
  <w:style w:type="character" w:styleId="FollowedHyperlink">
    <w:name w:val="FollowedHyperlink"/>
    <w:basedOn w:val="DefaultParagraphFont"/>
    <w:uiPriority w:val="99"/>
    <w:semiHidden/>
    <w:unhideWhenUsed/>
    <w:rsid w:val="00B72492"/>
    <w:rPr>
      <w:color w:val="954F72" w:themeColor="followedHyperlink"/>
      <w:u w:val="single"/>
    </w:rPr>
  </w:style>
  <w:style w:type="paragraph" w:styleId="Header">
    <w:name w:val="header"/>
    <w:basedOn w:val="Normal"/>
    <w:link w:val="HeaderChar"/>
    <w:uiPriority w:val="99"/>
    <w:unhideWhenUsed/>
    <w:rsid w:val="00B724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2492"/>
  </w:style>
  <w:style w:type="paragraph" w:styleId="Footer">
    <w:name w:val="footer"/>
    <w:basedOn w:val="Normal"/>
    <w:link w:val="FooterChar"/>
    <w:uiPriority w:val="99"/>
    <w:unhideWhenUsed/>
    <w:rsid w:val="00B724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2492"/>
  </w:style>
  <w:style w:type="paragraph" w:customStyle="1" w:styleId="msonormal0">
    <w:name w:val="msonormal"/>
    <w:basedOn w:val="Normal"/>
    <w:rsid w:val="00963188"/>
    <w:pPr>
      <w:spacing w:before="100" w:beforeAutospacing="1" w:after="100" w:afterAutospacing="1" w:line="240" w:lineRule="auto"/>
    </w:pPr>
    <w:rPr>
      <w:rFonts w:ascii="Times New Roman" w:eastAsia="Times New Roman" w:hAnsi="Times New Roman" w:cs="Times New Roman"/>
      <w:sz w:val="24"/>
      <w:szCs w:val="24"/>
      <w:lang w:bidi="he-IL"/>
    </w:rPr>
  </w:style>
  <w:style w:type="character" w:styleId="UnresolvedMention">
    <w:name w:val="Unresolved Mention"/>
    <w:basedOn w:val="DefaultParagraphFont"/>
    <w:uiPriority w:val="99"/>
    <w:semiHidden/>
    <w:unhideWhenUsed/>
    <w:rsid w:val="003916D7"/>
    <w:rPr>
      <w:color w:val="605E5C"/>
      <w:shd w:val="clear" w:color="auto" w:fill="E1DFDD"/>
    </w:rPr>
  </w:style>
  <w:style w:type="paragraph" w:styleId="Caption">
    <w:name w:val="caption"/>
    <w:basedOn w:val="Normal"/>
    <w:next w:val="Normal"/>
    <w:uiPriority w:val="35"/>
    <w:semiHidden/>
    <w:unhideWhenUsed/>
    <w:qFormat/>
    <w:rsid w:val="0034725F"/>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34725F"/>
    <w:rPr>
      <w:b/>
      <w:sz w:val="48"/>
      <w:szCs w:val="48"/>
    </w:rPr>
  </w:style>
  <w:style w:type="paragraph" w:styleId="Bibliography">
    <w:name w:val="Bibliography"/>
    <w:basedOn w:val="Normal"/>
    <w:next w:val="Normal"/>
    <w:uiPriority w:val="37"/>
    <w:unhideWhenUsed/>
    <w:rsid w:val="003472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988376">
      <w:bodyDiv w:val="1"/>
      <w:marLeft w:val="0"/>
      <w:marRight w:val="0"/>
      <w:marTop w:val="0"/>
      <w:marBottom w:val="0"/>
      <w:divBdr>
        <w:top w:val="none" w:sz="0" w:space="0" w:color="auto"/>
        <w:left w:val="none" w:sz="0" w:space="0" w:color="auto"/>
        <w:bottom w:val="none" w:sz="0" w:space="0" w:color="auto"/>
        <w:right w:val="none" w:sz="0" w:space="0" w:color="auto"/>
      </w:divBdr>
    </w:div>
    <w:div w:id="40448420">
      <w:bodyDiv w:val="1"/>
      <w:marLeft w:val="0"/>
      <w:marRight w:val="0"/>
      <w:marTop w:val="0"/>
      <w:marBottom w:val="0"/>
      <w:divBdr>
        <w:top w:val="none" w:sz="0" w:space="0" w:color="auto"/>
        <w:left w:val="none" w:sz="0" w:space="0" w:color="auto"/>
        <w:bottom w:val="none" w:sz="0" w:space="0" w:color="auto"/>
        <w:right w:val="none" w:sz="0" w:space="0" w:color="auto"/>
      </w:divBdr>
    </w:div>
    <w:div w:id="70126897">
      <w:bodyDiv w:val="1"/>
      <w:marLeft w:val="0"/>
      <w:marRight w:val="0"/>
      <w:marTop w:val="0"/>
      <w:marBottom w:val="0"/>
      <w:divBdr>
        <w:top w:val="none" w:sz="0" w:space="0" w:color="auto"/>
        <w:left w:val="none" w:sz="0" w:space="0" w:color="auto"/>
        <w:bottom w:val="none" w:sz="0" w:space="0" w:color="auto"/>
        <w:right w:val="none" w:sz="0" w:space="0" w:color="auto"/>
      </w:divBdr>
    </w:div>
    <w:div w:id="155810202">
      <w:bodyDiv w:val="1"/>
      <w:marLeft w:val="0"/>
      <w:marRight w:val="0"/>
      <w:marTop w:val="0"/>
      <w:marBottom w:val="0"/>
      <w:divBdr>
        <w:top w:val="none" w:sz="0" w:space="0" w:color="auto"/>
        <w:left w:val="none" w:sz="0" w:space="0" w:color="auto"/>
        <w:bottom w:val="none" w:sz="0" w:space="0" w:color="auto"/>
        <w:right w:val="none" w:sz="0" w:space="0" w:color="auto"/>
      </w:divBdr>
    </w:div>
    <w:div w:id="175970473">
      <w:bodyDiv w:val="1"/>
      <w:marLeft w:val="0"/>
      <w:marRight w:val="0"/>
      <w:marTop w:val="0"/>
      <w:marBottom w:val="0"/>
      <w:divBdr>
        <w:top w:val="none" w:sz="0" w:space="0" w:color="auto"/>
        <w:left w:val="none" w:sz="0" w:space="0" w:color="auto"/>
        <w:bottom w:val="none" w:sz="0" w:space="0" w:color="auto"/>
        <w:right w:val="none" w:sz="0" w:space="0" w:color="auto"/>
      </w:divBdr>
    </w:div>
    <w:div w:id="182134133">
      <w:bodyDiv w:val="1"/>
      <w:marLeft w:val="0"/>
      <w:marRight w:val="0"/>
      <w:marTop w:val="0"/>
      <w:marBottom w:val="0"/>
      <w:divBdr>
        <w:top w:val="none" w:sz="0" w:space="0" w:color="auto"/>
        <w:left w:val="none" w:sz="0" w:space="0" w:color="auto"/>
        <w:bottom w:val="none" w:sz="0" w:space="0" w:color="auto"/>
        <w:right w:val="none" w:sz="0" w:space="0" w:color="auto"/>
      </w:divBdr>
    </w:div>
    <w:div w:id="190343060">
      <w:bodyDiv w:val="1"/>
      <w:marLeft w:val="0"/>
      <w:marRight w:val="0"/>
      <w:marTop w:val="0"/>
      <w:marBottom w:val="0"/>
      <w:divBdr>
        <w:top w:val="none" w:sz="0" w:space="0" w:color="auto"/>
        <w:left w:val="none" w:sz="0" w:space="0" w:color="auto"/>
        <w:bottom w:val="none" w:sz="0" w:space="0" w:color="auto"/>
        <w:right w:val="none" w:sz="0" w:space="0" w:color="auto"/>
      </w:divBdr>
    </w:div>
    <w:div w:id="469830788">
      <w:bodyDiv w:val="1"/>
      <w:marLeft w:val="0"/>
      <w:marRight w:val="0"/>
      <w:marTop w:val="0"/>
      <w:marBottom w:val="0"/>
      <w:divBdr>
        <w:top w:val="none" w:sz="0" w:space="0" w:color="auto"/>
        <w:left w:val="none" w:sz="0" w:space="0" w:color="auto"/>
        <w:bottom w:val="none" w:sz="0" w:space="0" w:color="auto"/>
        <w:right w:val="none" w:sz="0" w:space="0" w:color="auto"/>
      </w:divBdr>
    </w:div>
    <w:div w:id="499272168">
      <w:bodyDiv w:val="1"/>
      <w:marLeft w:val="0"/>
      <w:marRight w:val="0"/>
      <w:marTop w:val="0"/>
      <w:marBottom w:val="0"/>
      <w:divBdr>
        <w:top w:val="none" w:sz="0" w:space="0" w:color="auto"/>
        <w:left w:val="none" w:sz="0" w:space="0" w:color="auto"/>
        <w:bottom w:val="none" w:sz="0" w:space="0" w:color="auto"/>
        <w:right w:val="none" w:sz="0" w:space="0" w:color="auto"/>
      </w:divBdr>
    </w:div>
    <w:div w:id="585454268">
      <w:bodyDiv w:val="1"/>
      <w:marLeft w:val="0"/>
      <w:marRight w:val="0"/>
      <w:marTop w:val="0"/>
      <w:marBottom w:val="0"/>
      <w:divBdr>
        <w:top w:val="none" w:sz="0" w:space="0" w:color="auto"/>
        <w:left w:val="none" w:sz="0" w:space="0" w:color="auto"/>
        <w:bottom w:val="none" w:sz="0" w:space="0" w:color="auto"/>
        <w:right w:val="none" w:sz="0" w:space="0" w:color="auto"/>
      </w:divBdr>
    </w:div>
    <w:div w:id="590964640">
      <w:bodyDiv w:val="1"/>
      <w:marLeft w:val="0"/>
      <w:marRight w:val="0"/>
      <w:marTop w:val="0"/>
      <w:marBottom w:val="0"/>
      <w:divBdr>
        <w:top w:val="none" w:sz="0" w:space="0" w:color="auto"/>
        <w:left w:val="none" w:sz="0" w:space="0" w:color="auto"/>
        <w:bottom w:val="none" w:sz="0" w:space="0" w:color="auto"/>
        <w:right w:val="none" w:sz="0" w:space="0" w:color="auto"/>
      </w:divBdr>
    </w:div>
    <w:div w:id="613437849">
      <w:bodyDiv w:val="1"/>
      <w:marLeft w:val="0"/>
      <w:marRight w:val="0"/>
      <w:marTop w:val="0"/>
      <w:marBottom w:val="0"/>
      <w:divBdr>
        <w:top w:val="none" w:sz="0" w:space="0" w:color="auto"/>
        <w:left w:val="none" w:sz="0" w:space="0" w:color="auto"/>
        <w:bottom w:val="none" w:sz="0" w:space="0" w:color="auto"/>
        <w:right w:val="none" w:sz="0" w:space="0" w:color="auto"/>
      </w:divBdr>
    </w:div>
    <w:div w:id="628359593">
      <w:bodyDiv w:val="1"/>
      <w:marLeft w:val="0"/>
      <w:marRight w:val="0"/>
      <w:marTop w:val="0"/>
      <w:marBottom w:val="0"/>
      <w:divBdr>
        <w:top w:val="none" w:sz="0" w:space="0" w:color="auto"/>
        <w:left w:val="none" w:sz="0" w:space="0" w:color="auto"/>
        <w:bottom w:val="none" w:sz="0" w:space="0" w:color="auto"/>
        <w:right w:val="none" w:sz="0" w:space="0" w:color="auto"/>
      </w:divBdr>
    </w:div>
    <w:div w:id="740130661">
      <w:bodyDiv w:val="1"/>
      <w:marLeft w:val="0"/>
      <w:marRight w:val="0"/>
      <w:marTop w:val="0"/>
      <w:marBottom w:val="0"/>
      <w:divBdr>
        <w:top w:val="none" w:sz="0" w:space="0" w:color="auto"/>
        <w:left w:val="none" w:sz="0" w:space="0" w:color="auto"/>
        <w:bottom w:val="none" w:sz="0" w:space="0" w:color="auto"/>
        <w:right w:val="none" w:sz="0" w:space="0" w:color="auto"/>
      </w:divBdr>
    </w:div>
    <w:div w:id="743187465">
      <w:bodyDiv w:val="1"/>
      <w:marLeft w:val="0"/>
      <w:marRight w:val="0"/>
      <w:marTop w:val="0"/>
      <w:marBottom w:val="0"/>
      <w:divBdr>
        <w:top w:val="none" w:sz="0" w:space="0" w:color="auto"/>
        <w:left w:val="none" w:sz="0" w:space="0" w:color="auto"/>
        <w:bottom w:val="none" w:sz="0" w:space="0" w:color="auto"/>
        <w:right w:val="none" w:sz="0" w:space="0" w:color="auto"/>
      </w:divBdr>
    </w:div>
    <w:div w:id="797987175">
      <w:bodyDiv w:val="1"/>
      <w:marLeft w:val="0"/>
      <w:marRight w:val="0"/>
      <w:marTop w:val="0"/>
      <w:marBottom w:val="0"/>
      <w:divBdr>
        <w:top w:val="none" w:sz="0" w:space="0" w:color="auto"/>
        <w:left w:val="none" w:sz="0" w:space="0" w:color="auto"/>
        <w:bottom w:val="none" w:sz="0" w:space="0" w:color="auto"/>
        <w:right w:val="none" w:sz="0" w:space="0" w:color="auto"/>
      </w:divBdr>
    </w:div>
    <w:div w:id="801925234">
      <w:bodyDiv w:val="1"/>
      <w:marLeft w:val="0"/>
      <w:marRight w:val="0"/>
      <w:marTop w:val="0"/>
      <w:marBottom w:val="0"/>
      <w:divBdr>
        <w:top w:val="none" w:sz="0" w:space="0" w:color="auto"/>
        <w:left w:val="none" w:sz="0" w:space="0" w:color="auto"/>
        <w:bottom w:val="none" w:sz="0" w:space="0" w:color="auto"/>
        <w:right w:val="none" w:sz="0" w:space="0" w:color="auto"/>
      </w:divBdr>
    </w:div>
    <w:div w:id="845249089">
      <w:bodyDiv w:val="1"/>
      <w:marLeft w:val="0"/>
      <w:marRight w:val="0"/>
      <w:marTop w:val="0"/>
      <w:marBottom w:val="0"/>
      <w:divBdr>
        <w:top w:val="none" w:sz="0" w:space="0" w:color="auto"/>
        <w:left w:val="none" w:sz="0" w:space="0" w:color="auto"/>
        <w:bottom w:val="none" w:sz="0" w:space="0" w:color="auto"/>
        <w:right w:val="none" w:sz="0" w:space="0" w:color="auto"/>
      </w:divBdr>
    </w:div>
    <w:div w:id="903948245">
      <w:bodyDiv w:val="1"/>
      <w:marLeft w:val="0"/>
      <w:marRight w:val="0"/>
      <w:marTop w:val="0"/>
      <w:marBottom w:val="0"/>
      <w:divBdr>
        <w:top w:val="none" w:sz="0" w:space="0" w:color="auto"/>
        <w:left w:val="none" w:sz="0" w:space="0" w:color="auto"/>
        <w:bottom w:val="none" w:sz="0" w:space="0" w:color="auto"/>
        <w:right w:val="none" w:sz="0" w:space="0" w:color="auto"/>
      </w:divBdr>
    </w:div>
    <w:div w:id="938415693">
      <w:bodyDiv w:val="1"/>
      <w:marLeft w:val="0"/>
      <w:marRight w:val="0"/>
      <w:marTop w:val="0"/>
      <w:marBottom w:val="0"/>
      <w:divBdr>
        <w:top w:val="none" w:sz="0" w:space="0" w:color="auto"/>
        <w:left w:val="none" w:sz="0" w:space="0" w:color="auto"/>
        <w:bottom w:val="none" w:sz="0" w:space="0" w:color="auto"/>
        <w:right w:val="none" w:sz="0" w:space="0" w:color="auto"/>
      </w:divBdr>
    </w:div>
    <w:div w:id="990258266">
      <w:bodyDiv w:val="1"/>
      <w:marLeft w:val="0"/>
      <w:marRight w:val="0"/>
      <w:marTop w:val="0"/>
      <w:marBottom w:val="0"/>
      <w:divBdr>
        <w:top w:val="none" w:sz="0" w:space="0" w:color="auto"/>
        <w:left w:val="none" w:sz="0" w:space="0" w:color="auto"/>
        <w:bottom w:val="none" w:sz="0" w:space="0" w:color="auto"/>
        <w:right w:val="none" w:sz="0" w:space="0" w:color="auto"/>
      </w:divBdr>
    </w:div>
    <w:div w:id="1011950124">
      <w:bodyDiv w:val="1"/>
      <w:marLeft w:val="0"/>
      <w:marRight w:val="0"/>
      <w:marTop w:val="0"/>
      <w:marBottom w:val="0"/>
      <w:divBdr>
        <w:top w:val="none" w:sz="0" w:space="0" w:color="auto"/>
        <w:left w:val="none" w:sz="0" w:space="0" w:color="auto"/>
        <w:bottom w:val="none" w:sz="0" w:space="0" w:color="auto"/>
        <w:right w:val="none" w:sz="0" w:space="0" w:color="auto"/>
      </w:divBdr>
    </w:div>
    <w:div w:id="1021664143">
      <w:bodyDiv w:val="1"/>
      <w:marLeft w:val="0"/>
      <w:marRight w:val="0"/>
      <w:marTop w:val="0"/>
      <w:marBottom w:val="0"/>
      <w:divBdr>
        <w:top w:val="none" w:sz="0" w:space="0" w:color="auto"/>
        <w:left w:val="none" w:sz="0" w:space="0" w:color="auto"/>
        <w:bottom w:val="none" w:sz="0" w:space="0" w:color="auto"/>
        <w:right w:val="none" w:sz="0" w:space="0" w:color="auto"/>
      </w:divBdr>
    </w:div>
    <w:div w:id="1060863697">
      <w:bodyDiv w:val="1"/>
      <w:marLeft w:val="0"/>
      <w:marRight w:val="0"/>
      <w:marTop w:val="0"/>
      <w:marBottom w:val="0"/>
      <w:divBdr>
        <w:top w:val="none" w:sz="0" w:space="0" w:color="auto"/>
        <w:left w:val="none" w:sz="0" w:space="0" w:color="auto"/>
        <w:bottom w:val="none" w:sz="0" w:space="0" w:color="auto"/>
        <w:right w:val="none" w:sz="0" w:space="0" w:color="auto"/>
      </w:divBdr>
    </w:div>
    <w:div w:id="1086267011">
      <w:bodyDiv w:val="1"/>
      <w:marLeft w:val="0"/>
      <w:marRight w:val="0"/>
      <w:marTop w:val="0"/>
      <w:marBottom w:val="0"/>
      <w:divBdr>
        <w:top w:val="none" w:sz="0" w:space="0" w:color="auto"/>
        <w:left w:val="none" w:sz="0" w:space="0" w:color="auto"/>
        <w:bottom w:val="none" w:sz="0" w:space="0" w:color="auto"/>
        <w:right w:val="none" w:sz="0" w:space="0" w:color="auto"/>
      </w:divBdr>
    </w:div>
    <w:div w:id="1091467931">
      <w:bodyDiv w:val="1"/>
      <w:marLeft w:val="0"/>
      <w:marRight w:val="0"/>
      <w:marTop w:val="0"/>
      <w:marBottom w:val="0"/>
      <w:divBdr>
        <w:top w:val="none" w:sz="0" w:space="0" w:color="auto"/>
        <w:left w:val="none" w:sz="0" w:space="0" w:color="auto"/>
        <w:bottom w:val="none" w:sz="0" w:space="0" w:color="auto"/>
        <w:right w:val="none" w:sz="0" w:space="0" w:color="auto"/>
      </w:divBdr>
    </w:div>
    <w:div w:id="1261717323">
      <w:bodyDiv w:val="1"/>
      <w:marLeft w:val="0"/>
      <w:marRight w:val="0"/>
      <w:marTop w:val="0"/>
      <w:marBottom w:val="0"/>
      <w:divBdr>
        <w:top w:val="none" w:sz="0" w:space="0" w:color="auto"/>
        <w:left w:val="none" w:sz="0" w:space="0" w:color="auto"/>
        <w:bottom w:val="none" w:sz="0" w:space="0" w:color="auto"/>
        <w:right w:val="none" w:sz="0" w:space="0" w:color="auto"/>
      </w:divBdr>
    </w:div>
    <w:div w:id="1284772442">
      <w:bodyDiv w:val="1"/>
      <w:marLeft w:val="0"/>
      <w:marRight w:val="0"/>
      <w:marTop w:val="0"/>
      <w:marBottom w:val="0"/>
      <w:divBdr>
        <w:top w:val="none" w:sz="0" w:space="0" w:color="auto"/>
        <w:left w:val="none" w:sz="0" w:space="0" w:color="auto"/>
        <w:bottom w:val="none" w:sz="0" w:space="0" w:color="auto"/>
        <w:right w:val="none" w:sz="0" w:space="0" w:color="auto"/>
      </w:divBdr>
    </w:div>
    <w:div w:id="1336421950">
      <w:bodyDiv w:val="1"/>
      <w:marLeft w:val="0"/>
      <w:marRight w:val="0"/>
      <w:marTop w:val="0"/>
      <w:marBottom w:val="0"/>
      <w:divBdr>
        <w:top w:val="none" w:sz="0" w:space="0" w:color="auto"/>
        <w:left w:val="none" w:sz="0" w:space="0" w:color="auto"/>
        <w:bottom w:val="none" w:sz="0" w:space="0" w:color="auto"/>
        <w:right w:val="none" w:sz="0" w:space="0" w:color="auto"/>
      </w:divBdr>
    </w:div>
    <w:div w:id="1338728658">
      <w:bodyDiv w:val="1"/>
      <w:marLeft w:val="0"/>
      <w:marRight w:val="0"/>
      <w:marTop w:val="0"/>
      <w:marBottom w:val="0"/>
      <w:divBdr>
        <w:top w:val="none" w:sz="0" w:space="0" w:color="auto"/>
        <w:left w:val="none" w:sz="0" w:space="0" w:color="auto"/>
        <w:bottom w:val="none" w:sz="0" w:space="0" w:color="auto"/>
        <w:right w:val="none" w:sz="0" w:space="0" w:color="auto"/>
      </w:divBdr>
    </w:div>
    <w:div w:id="1374189739">
      <w:bodyDiv w:val="1"/>
      <w:marLeft w:val="0"/>
      <w:marRight w:val="0"/>
      <w:marTop w:val="0"/>
      <w:marBottom w:val="0"/>
      <w:divBdr>
        <w:top w:val="none" w:sz="0" w:space="0" w:color="auto"/>
        <w:left w:val="none" w:sz="0" w:space="0" w:color="auto"/>
        <w:bottom w:val="none" w:sz="0" w:space="0" w:color="auto"/>
        <w:right w:val="none" w:sz="0" w:space="0" w:color="auto"/>
      </w:divBdr>
    </w:div>
    <w:div w:id="1384675917">
      <w:bodyDiv w:val="1"/>
      <w:marLeft w:val="0"/>
      <w:marRight w:val="0"/>
      <w:marTop w:val="0"/>
      <w:marBottom w:val="0"/>
      <w:divBdr>
        <w:top w:val="none" w:sz="0" w:space="0" w:color="auto"/>
        <w:left w:val="none" w:sz="0" w:space="0" w:color="auto"/>
        <w:bottom w:val="none" w:sz="0" w:space="0" w:color="auto"/>
        <w:right w:val="none" w:sz="0" w:space="0" w:color="auto"/>
      </w:divBdr>
    </w:div>
    <w:div w:id="1544946137">
      <w:bodyDiv w:val="1"/>
      <w:marLeft w:val="0"/>
      <w:marRight w:val="0"/>
      <w:marTop w:val="0"/>
      <w:marBottom w:val="0"/>
      <w:divBdr>
        <w:top w:val="none" w:sz="0" w:space="0" w:color="auto"/>
        <w:left w:val="none" w:sz="0" w:space="0" w:color="auto"/>
        <w:bottom w:val="none" w:sz="0" w:space="0" w:color="auto"/>
        <w:right w:val="none" w:sz="0" w:space="0" w:color="auto"/>
      </w:divBdr>
    </w:div>
    <w:div w:id="1637032309">
      <w:bodyDiv w:val="1"/>
      <w:marLeft w:val="0"/>
      <w:marRight w:val="0"/>
      <w:marTop w:val="0"/>
      <w:marBottom w:val="0"/>
      <w:divBdr>
        <w:top w:val="none" w:sz="0" w:space="0" w:color="auto"/>
        <w:left w:val="none" w:sz="0" w:space="0" w:color="auto"/>
        <w:bottom w:val="none" w:sz="0" w:space="0" w:color="auto"/>
        <w:right w:val="none" w:sz="0" w:space="0" w:color="auto"/>
      </w:divBdr>
    </w:div>
    <w:div w:id="1649552335">
      <w:bodyDiv w:val="1"/>
      <w:marLeft w:val="0"/>
      <w:marRight w:val="0"/>
      <w:marTop w:val="0"/>
      <w:marBottom w:val="0"/>
      <w:divBdr>
        <w:top w:val="none" w:sz="0" w:space="0" w:color="auto"/>
        <w:left w:val="none" w:sz="0" w:space="0" w:color="auto"/>
        <w:bottom w:val="none" w:sz="0" w:space="0" w:color="auto"/>
        <w:right w:val="none" w:sz="0" w:space="0" w:color="auto"/>
      </w:divBdr>
    </w:div>
    <w:div w:id="1780291807">
      <w:bodyDiv w:val="1"/>
      <w:marLeft w:val="0"/>
      <w:marRight w:val="0"/>
      <w:marTop w:val="0"/>
      <w:marBottom w:val="0"/>
      <w:divBdr>
        <w:top w:val="none" w:sz="0" w:space="0" w:color="auto"/>
        <w:left w:val="none" w:sz="0" w:space="0" w:color="auto"/>
        <w:bottom w:val="none" w:sz="0" w:space="0" w:color="auto"/>
        <w:right w:val="none" w:sz="0" w:space="0" w:color="auto"/>
      </w:divBdr>
      <w:divsChild>
        <w:div w:id="563030640">
          <w:marLeft w:val="0"/>
          <w:marRight w:val="0"/>
          <w:marTop w:val="0"/>
          <w:marBottom w:val="0"/>
          <w:divBdr>
            <w:top w:val="none" w:sz="0" w:space="0" w:color="auto"/>
            <w:left w:val="none" w:sz="0" w:space="0" w:color="auto"/>
            <w:bottom w:val="none" w:sz="0" w:space="0" w:color="auto"/>
            <w:right w:val="none" w:sz="0" w:space="0" w:color="auto"/>
          </w:divBdr>
        </w:div>
      </w:divsChild>
    </w:div>
    <w:div w:id="1971277259">
      <w:bodyDiv w:val="1"/>
      <w:marLeft w:val="0"/>
      <w:marRight w:val="0"/>
      <w:marTop w:val="0"/>
      <w:marBottom w:val="0"/>
      <w:divBdr>
        <w:top w:val="none" w:sz="0" w:space="0" w:color="auto"/>
        <w:left w:val="none" w:sz="0" w:space="0" w:color="auto"/>
        <w:bottom w:val="none" w:sz="0" w:space="0" w:color="auto"/>
        <w:right w:val="none" w:sz="0" w:space="0" w:color="auto"/>
      </w:divBdr>
    </w:div>
    <w:div w:id="1978411329">
      <w:bodyDiv w:val="1"/>
      <w:marLeft w:val="0"/>
      <w:marRight w:val="0"/>
      <w:marTop w:val="0"/>
      <w:marBottom w:val="0"/>
      <w:divBdr>
        <w:top w:val="none" w:sz="0" w:space="0" w:color="auto"/>
        <w:left w:val="none" w:sz="0" w:space="0" w:color="auto"/>
        <w:bottom w:val="none" w:sz="0" w:space="0" w:color="auto"/>
        <w:right w:val="none" w:sz="0" w:space="0" w:color="auto"/>
      </w:divBdr>
    </w:div>
    <w:div w:id="2085489583">
      <w:bodyDiv w:val="1"/>
      <w:marLeft w:val="0"/>
      <w:marRight w:val="0"/>
      <w:marTop w:val="0"/>
      <w:marBottom w:val="0"/>
      <w:divBdr>
        <w:top w:val="none" w:sz="0" w:space="0" w:color="auto"/>
        <w:left w:val="none" w:sz="0" w:space="0" w:color="auto"/>
        <w:bottom w:val="none" w:sz="0" w:space="0" w:color="auto"/>
        <w:right w:val="none" w:sz="0" w:space="0" w:color="auto"/>
      </w:divBdr>
    </w:div>
    <w:div w:id="21371378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jpg"/><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5" Type="http://schemas.openxmlformats.org/officeDocument/2006/relationships/settings" Target="settings.xml"/><Relationship Id="rId15" Type="http://schemas.openxmlformats.org/officeDocument/2006/relationships/image" Target="media/image3.pn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CHICAGO.XSL" StyleName="Chicago" Version="16">
  <b:Source>
    <b:Tag>Amy22</b:Tag>
    <b:SourceType>InternetSite</b:SourceType>
    <b:Guid>{7E62BC65-8FF6-417A-9F17-54713DCC5DD2}</b:Guid>
    <b:Author>
      <b:Author>
        <b:NameList>
          <b:Person>
            <b:Last>Young</b:Last>
            <b:First>Amy</b:First>
          </b:Person>
        </b:NameList>
      </b:Author>
    </b:Author>
    <b:Title>Highly Pathogenic Avian Influenza</b:Title>
    <b:InternetSiteTitle>UC Davis Veteranary Medicine Animal Health Topics</b:InternetSiteTitle>
    <b:Year>2022</b:Year>
    <b:Month>August</b:Month>
    <b:Day>29</b:Day>
    <b:URL>https://healthtopics.vetmed.ucdavis.edu/health-topics/highly-pathogenic-avian-influenza#:~:text=Signs%20of%20disease%20in%20birds%20can%20appear%20within,or%20falling%207%20Soft%2Fmisshapen%20eggs%208%20Sudden%20death</b:URL>
    <b:RefOrder>1</b:RefOrder>
  </b:Source>
  <b:Source>
    <b:Tag>USG24</b:Tag>
    <b:SourceType>InternetSite</b:SourceType>
    <b:Guid>{28D6690B-2193-46B6-90DE-1842C31746BE}</b:Guid>
    <b:Author>
      <b:Author>
        <b:Corporate>U.S. Geological Survey</b:Corporate>
      </b:Author>
    </b:Author>
    <b:Title>Bird Banding Laboratory (BBL)</b:Title>
    <b:Year>2024</b:Year>
    <b:URL>https://www.usgs.gov/labs/bird-banding-laboratory</b:URL>
    <b:RefOrder>2</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gBSHf16Gs0xYBTBKhNShMN9kvW/g==">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</go:docsCustomData>
</go:gDocsCustomXmlDataStorage>
</file>

<file path=customXml/itemProps1.xml><?xml version="1.0" encoding="utf-8"?>
<ds:datastoreItem xmlns:ds="http://schemas.openxmlformats.org/officeDocument/2006/customXml" ds:itemID="{0B7A7C9E-2FA2-456F-A46B-E0A49DAAFF1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1975</TotalTime>
  <Pages>54</Pages>
  <Words>12890</Words>
  <Characters>73479</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86197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Perez</dc:creator>
  <cp:keywords/>
  <dc:description/>
  <cp:lastModifiedBy>Kathryn C Fillman</cp:lastModifiedBy>
  <cp:revision>3</cp:revision>
  <dcterms:created xsi:type="dcterms:W3CDTF">2024-06-03T21:20:00Z</dcterms:created>
  <dcterms:modified xsi:type="dcterms:W3CDTF">2024-06-04T06:16:00Z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842dcd42ee73456abe814fdeef30dd58db47b226124932ff8ad8deb69612c8b9</vt:lpwstr>
  </property>
</Properties>
</file>